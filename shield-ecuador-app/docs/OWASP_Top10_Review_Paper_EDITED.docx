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FDF4" w14:textId="77777777" w:rsidR="00625A51" w:rsidRDefault="00625A51">
      <w:pPr>
        <w:spacing w:before="60" w:after="60"/>
      </w:pPr>
    </w:p>
    <w:p w14:paraId="217E3CB4" w14:textId="77777777" w:rsidR="00625A51" w:rsidRDefault="00625A51">
      <w:pPr>
        <w:spacing w:before="60" w:after="60"/>
      </w:pPr>
    </w:p>
    <w:p w14:paraId="02EB8EAD" w14:textId="77777777" w:rsidR="00625A51" w:rsidRDefault="00A76FF3">
      <w:pPr>
        <w:spacing w:before="120" w:after="120"/>
        <w:jc w:val="center"/>
      </w:pPr>
      <w:r>
        <w:rPr>
          <w:b/>
          <w:bCs/>
          <w:sz w:val="32"/>
          <w:szCs w:val="32"/>
        </w:rPr>
        <w:t>A Comprehensive Review of OWASP Top 10</w:t>
      </w:r>
    </w:p>
    <w:p w14:paraId="21CD28B0" w14:textId="77777777" w:rsidR="00625A51" w:rsidRDefault="00A76FF3">
      <w:pPr>
        <w:spacing w:before="120" w:after="120"/>
        <w:jc w:val="center"/>
      </w:pPr>
      <w:r>
        <w:rPr>
          <w:b/>
          <w:bCs/>
          <w:sz w:val="32"/>
          <w:szCs w:val="32"/>
        </w:rPr>
        <w:t>Web Application Security Vulnerabilities:</w:t>
      </w:r>
    </w:p>
    <w:p w14:paraId="569EB75D" w14:textId="77777777" w:rsidR="00625A51" w:rsidRDefault="00A76FF3">
      <w:pPr>
        <w:spacing w:before="120" w:after="120"/>
        <w:jc w:val="center"/>
      </w:pPr>
      <w:r>
        <w:rPr>
          <w:b/>
          <w:bCs/>
          <w:sz w:val="32"/>
          <w:szCs w:val="32"/>
        </w:rPr>
        <w:t>Analysis, Evolution, and Mitigation Strategies</w:t>
      </w:r>
    </w:p>
    <w:p w14:paraId="21ED49F2" w14:textId="77777777" w:rsidR="00625A51" w:rsidRDefault="00625A51">
      <w:pPr>
        <w:spacing w:before="60" w:after="60"/>
      </w:pPr>
    </w:p>
    <w:p w14:paraId="273A969E" w14:textId="2E41A692" w:rsidR="00625A51" w:rsidRDefault="00A76FF3">
      <w:pPr>
        <w:spacing w:before="60" w:after="60"/>
        <w:jc w:val="center"/>
      </w:pPr>
      <w:proofErr w:type="spellStart"/>
      <w:r>
        <w:rPr>
          <w:sz w:val="26"/>
          <w:szCs w:val="26"/>
        </w:rPr>
        <w:t>Yasmine</w:t>
      </w:r>
      <w:proofErr w:type="spellEnd"/>
      <w:r>
        <w:rPr>
          <w:sz w:val="26"/>
          <w:szCs w:val="26"/>
        </w:rPr>
        <w:t xml:space="preserve"> </w:t>
      </w:r>
      <w:proofErr w:type="spellStart"/>
      <w:r w:rsidR="0065035E">
        <w:rPr>
          <w:sz w:val="26"/>
          <w:szCs w:val="26"/>
        </w:rPr>
        <w:t>Issa</w:t>
      </w:r>
      <w:proofErr w:type="spellEnd"/>
      <w:r w:rsidR="0065035E">
        <w:rPr>
          <w:sz w:val="26"/>
          <w:szCs w:val="26"/>
        </w:rPr>
        <w:t xml:space="preserve"> Abdullah </w:t>
      </w:r>
    </w:p>
    <w:p w14:paraId="0DB0ECBD" w14:textId="77777777" w:rsidR="00625A51" w:rsidRDefault="00A76FF3">
      <w:pPr>
        <w:spacing w:before="60" w:after="60"/>
        <w:jc w:val="center"/>
      </w:pPr>
      <w:r>
        <w:rPr>
          <w:sz w:val="22"/>
          <w:szCs w:val="22"/>
        </w:rPr>
        <w:t>Master of Web Sciences Program</w:t>
      </w:r>
    </w:p>
    <w:p w14:paraId="5776D11F" w14:textId="77777777" w:rsidR="00625A51" w:rsidRDefault="00A76FF3">
      <w:pPr>
        <w:spacing w:before="60" w:after="60"/>
        <w:jc w:val="center"/>
      </w:pPr>
      <w:r>
        <w:rPr>
          <w:sz w:val="22"/>
          <w:szCs w:val="22"/>
        </w:rPr>
        <w:t>Syrian Virtual University (SVU), Damascus, Syria</w:t>
      </w:r>
    </w:p>
    <w:p w14:paraId="04417087" w14:textId="77777777" w:rsidR="00625A51" w:rsidRDefault="00625A51">
      <w:pPr>
        <w:spacing w:before="60" w:after="60"/>
      </w:pPr>
    </w:p>
    <w:p w14:paraId="5D868B7C" w14:textId="77777777" w:rsidR="00625A51" w:rsidRDefault="00A76FF3">
      <w:pPr>
        <w:spacing w:before="60" w:after="60"/>
        <w:jc w:val="center"/>
      </w:pPr>
      <w:r>
        <w:rPr>
          <w:sz w:val="22"/>
          <w:szCs w:val="22"/>
        </w:rPr>
        <w:t>2026</w:t>
      </w:r>
    </w:p>
    <w:p w14:paraId="0DA206D7" w14:textId="77777777" w:rsidR="00625A51" w:rsidRDefault="00625A51">
      <w:pPr>
        <w:spacing w:before="60" w:after="60"/>
      </w:pPr>
    </w:p>
    <w:p w14:paraId="1BED2413" w14:textId="77777777" w:rsidR="00625A51" w:rsidRDefault="00625A51">
      <w:pPr>
        <w:spacing w:before="60" w:after="60"/>
      </w:pPr>
    </w:p>
    <w:p w14:paraId="738DA8B1" w14:textId="77777777" w:rsidR="00625A51" w:rsidRDefault="00A76FF3">
      <w:pPr>
        <w:pStyle w:val="Heading1"/>
      </w:pPr>
      <w:r>
        <w:t>Abstract</w:t>
      </w:r>
    </w:p>
    <w:p w14:paraId="1C8D8C8F" w14:textId="77777777" w:rsidR="00625A51" w:rsidRDefault="00A76FF3">
      <w:pPr>
        <w:spacing w:before="80" w:after="80" w:line="280" w:lineRule="auto"/>
        <w:jc w:val="both"/>
      </w:pPr>
      <w:r>
        <w:t>Web application security has become a critical concern in the modern digital era, as organizations increasingly rely on web-based systems to conduct business operations and manage sensitive data. The Open Web Application Security Project (OWASP) provides one of the most widely adopted frameworks for identifying and mitigating web application vulnerabilities through its periodically updated Top 10 list. This paper presents a comprehensive literature review of the OWASP Top 10 vulnerabilities, analyzing their definitions, real-world impact, and recommended mitigation strategies. The study further examines the evolution of the list from the 2017 edition to the 2021 edition, highlighting significant changes in the threat landscape. Each vulnerability is discussed in terms of its technical characteristics, common attack vectors, and best-practice countermeasures. A comparative summary table is provided covering severity levels, discovery tools, and mapped Common Weakness Enumerations (CWEs) for each category. The findings demonstrate that, despite advances in security tooling and developer awareness, critical vulnerabilities such as Broken Access Control and Injection continue to pose significant risks. This review aims to serve as a practical reference for developers, security practitioners, and researchers seeking to strengthen the security posture of modern web applications.</w:t>
      </w:r>
    </w:p>
    <w:p w14:paraId="7D55FFF8" w14:textId="77777777" w:rsidR="00625A51" w:rsidRDefault="00625A51">
      <w:pPr>
        <w:spacing w:before="60" w:after="60"/>
      </w:pPr>
    </w:p>
    <w:p w14:paraId="6749CBDF" w14:textId="77777777" w:rsidR="00625A51" w:rsidRDefault="00A76FF3">
      <w:pPr>
        <w:spacing w:before="80" w:after="80" w:line="280" w:lineRule="auto"/>
        <w:jc w:val="both"/>
      </w:pPr>
      <w:r>
        <w:t>Keywords: Web Security, OWASP Top 10, Vulnerabilities, Injection, Broken Access Control, Cryptographic Failures, Security Misconfiguration, Authentication, Cybersecurity, CWE.</w:t>
      </w:r>
    </w:p>
    <w:p w14:paraId="151F10BE" w14:textId="77777777" w:rsidR="00625A51" w:rsidRDefault="00625A51">
      <w:pPr>
        <w:spacing w:before="60" w:after="60"/>
      </w:pPr>
    </w:p>
    <w:p w14:paraId="63D1FD9F" w14:textId="77777777" w:rsidR="00625A51" w:rsidRDefault="00A76FF3">
      <w:pPr>
        <w:pStyle w:val="Heading1"/>
      </w:pPr>
      <w:r>
        <w:t>1. Introduction</w:t>
      </w:r>
    </w:p>
    <w:p w14:paraId="09FBAA3C" w14:textId="77777777" w:rsidR="00625A51" w:rsidRDefault="00A76FF3">
      <w:pPr>
        <w:spacing w:before="80" w:after="80" w:line="280" w:lineRule="auto"/>
        <w:ind w:firstLine="720"/>
        <w:jc w:val="both"/>
      </w:pPr>
      <w:r>
        <w:t xml:space="preserve">The proliferation of web applications across all sectors of society has brought an ever-growing attack surface for malicious actors. From e-commerce platforms and healthcare </w:t>
      </w:r>
      <w:r>
        <w:lastRenderedPageBreak/>
        <w:t>systems to government portals and banking services, web applications handle vast quantities of sensitive personal and financial data. As a result, the security of these systems is paramount, yet breaches continue to occur at an alarming rate. According to the Verizon Data Breach Investigations Report [1], web application attacks represent one of the most prevalent threat action vectors across industries, accounting for a significant proportion of confirmed data breaches globally.</w:t>
      </w:r>
    </w:p>
    <w:p w14:paraId="16BE81BD" w14:textId="77777777" w:rsidR="00625A51" w:rsidRDefault="00A76FF3">
      <w:pPr>
        <w:spacing w:before="80" w:after="80" w:line="280" w:lineRule="auto"/>
        <w:ind w:firstLine="720"/>
        <w:jc w:val="both"/>
      </w:pPr>
      <w:r>
        <w:t>The Open Web Application Security Project (OWASP) is a nonprofit foundation dedicated to improving software security. Among its many contributions, the OWASP Top 10 stands out as the most widely recognized awareness document for web application security. Originally released in 2003, the list is compiled from data gathered from hundreds of organizations and thousands of applications worldwide, and is updated periodically to reflect the evolving threat landscape [2]. The most recent editions were published in 2017 and 2021, with the latter reflecting significant shifts in how vulnerabilities are categorized and understood.</w:t>
      </w:r>
    </w:p>
    <w:p w14:paraId="2583DD25" w14:textId="77777777" w:rsidR="00625A51" w:rsidRDefault="00A76FF3">
      <w:pPr>
        <w:spacing w:before="80" w:after="80" w:line="280" w:lineRule="auto"/>
        <w:ind w:firstLine="720"/>
        <w:jc w:val="both"/>
      </w:pPr>
      <w:r>
        <w:t xml:space="preserve">Despite the widespread availability of security guidelines, many organizations continue to deploy applications that contain well-known, preventable vulnerabilities. A study by the </w:t>
      </w:r>
      <w:proofErr w:type="spellStart"/>
      <w:r>
        <w:t>Ponemon</w:t>
      </w:r>
      <w:proofErr w:type="spellEnd"/>
      <w:r>
        <w:t xml:space="preserve"> Institute [3] found that a substantial proportion of data breaches involve vulnerabilities for which patches or mitigations were already available. This gap between awareness and implementation underscores the importance of ongoing education and accessible security frameworks such as the OWASP Top 10.</w:t>
      </w:r>
    </w:p>
    <w:p w14:paraId="4EC791BB" w14:textId="77777777" w:rsidR="00625A51" w:rsidRDefault="00A76FF3">
      <w:pPr>
        <w:spacing w:before="80" w:after="80" w:line="280" w:lineRule="auto"/>
        <w:ind w:firstLine="720"/>
        <w:jc w:val="both"/>
      </w:pPr>
      <w:r>
        <w:t>This paper makes four primary contributions. First, it provides a detailed technical analysis of each of the ten vulnerability categories in the OWASP Top 10 (2021), including definitions, common attack vectors, and documented real-world consequences. Second, it traces the evolution of the list from the 2017 edition to the 2021 edition, explaining the rationale behind changes in ranking and categorization. Third, it consolidates a comparative summary table and visual analysis of CWE coverage per category. Fourth, it provides evidence-based mitigation strategies for each vulnerability category, drawing on established security literature and official OWASP guidance.</w:t>
      </w:r>
    </w:p>
    <w:p w14:paraId="592EA31A" w14:textId="77777777" w:rsidR="00625A51" w:rsidRDefault="00A76FF3">
      <w:pPr>
        <w:spacing w:before="80" w:after="80" w:line="280" w:lineRule="auto"/>
        <w:ind w:firstLine="720"/>
        <w:jc w:val="both"/>
      </w:pPr>
      <w:r>
        <w:t>The remainder of this paper is structured as follows: Section 2 reviews related work. Section 3 provides background on OWASP methodology. Section 4 presents a summary of all ten vulnerability categories. Section 5 provides detailed analysis of each category. Section 6 examines the evolution from 2017 to 2021. Section 7 discusses overarching mitigation strategies. Section 8 presents study limitations. Section 9 concludes the paper.</w:t>
      </w:r>
    </w:p>
    <w:p w14:paraId="6D33F30F" w14:textId="77777777" w:rsidR="00625A51" w:rsidRDefault="00625A51">
      <w:pPr>
        <w:spacing w:before="60" w:after="60"/>
      </w:pPr>
    </w:p>
    <w:p w14:paraId="7D0085C0" w14:textId="77777777" w:rsidR="00625A51" w:rsidRDefault="00A76FF3">
      <w:pPr>
        <w:pStyle w:val="Heading1"/>
      </w:pPr>
      <w:r>
        <w:t>2. Related Work</w:t>
      </w:r>
    </w:p>
    <w:p w14:paraId="181807F8" w14:textId="77777777" w:rsidR="00625A51" w:rsidRDefault="00A76FF3">
      <w:pPr>
        <w:spacing w:before="80" w:after="80" w:line="280" w:lineRule="auto"/>
        <w:ind w:firstLine="720"/>
        <w:jc w:val="both"/>
      </w:pPr>
      <w:r>
        <w:t xml:space="preserve">Several prior studies have examined web application vulnerabilities from empirical and theoretical perspectives, providing a foundation upon which this review builds. </w:t>
      </w:r>
      <w:proofErr w:type="spellStart"/>
      <w:r>
        <w:t>Symeonidis</w:t>
      </w:r>
      <w:proofErr w:type="spellEnd"/>
      <w:r>
        <w:t xml:space="preserve"> et al. [4] conducted a systematic literature review of web application vulnerability detection techniques, analyzing over 80 studies published between 2010 and 2020. Their findings highlighted that injection and authentication vulnerabilities consistently appeared among the </w:t>
      </w:r>
      <w:r>
        <w:lastRenderedPageBreak/>
        <w:t>most critical and frequently exploited categories, corroborating the prioritization reflected in successive OWASP Top 10 editions.</w:t>
      </w:r>
    </w:p>
    <w:p w14:paraId="6CF67A40" w14:textId="77777777" w:rsidR="00625A51" w:rsidRDefault="00A76FF3">
      <w:pPr>
        <w:spacing w:before="80" w:after="80" w:line="280" w:lineRule="auto"/>
        <w:ind w:firstLine="720"/>
        <w:jc w:val="both"/>
      </w:pPr>
      <w:proofErr w:type="spellStart"/>
      <w:r>
        <w:t>Shar</w:t>
      </w:r>
      <w:proofErr w:type="spellEnd"/>
      <w:r>
        <w:t xml:space="preserve"> and Tan [5] analyzed the prevalence and detectability of SQL injection and Cross-Site Scripting vulnerabilities through static analysis techniques, demonstrating that a significant proportion of vulnerabilities could be identified prior to deployment through automated code analysis. Their work established that early detection, integrated within the software development lifecycle, substantially reduces remediation costs compared to post-deployment discovery — a finding that informs the mitigation recommendations presented in Section 7 of this paper.</w:t>
      </w:r>
    </w:p>
    <w:p w14:paraId="46BCDC31" w14:textId="77777777" w:rsidR="00625A51" w:rsidRDefault="00A76FF3">
      <w:pPr>
        <w:spacing w:before="80" w:after="80" w:line="280" w:lineRule="auto"/>
        <w:ind w:firstLine="720"/>
        <w:jc w:val="both"/>
      </w:pPr>
      <w:proofErr w:type="spellStart"/>
      <w:r>
        <w:t>Curphey</w:t>
      </w:r>
      <w:proofErr w:type="spellEnd"/>
      <w:r>
        <w:t xml:space="preserve"> and </w:t>
      </w:r>
      <w:proofErr w:type="spellStart"/>
      <w:r>
        <w:t>Arawo</w:t>
      </w:r>
      <w:proofErr w:type="spellEnd"/>
      <w:r>
        <w:t xml:space="preserve"> [6] conducted an early comparative evaluation of web application security assessment tools, establishing benchmarks that have informed subsequent tool development. Their work remains relevant as a methodological foundation for understanding the capabilities and limitations of automated vulnerability scanners, which are referenced throughout this review in the context of detection and mitigation recommendations.</w:t>
      </w:r>
    </w:p>
    <w:p w14:paraId="56580FB4" w14:textId="77777777" w:rsidR="00625A51" w:rsidRDefault="00A76FF3">
      <w:pPr>
        <w:spacing w:before="80" w:after="80" w:line="280" w:lineRule="auto"/>
        <w:ind w:firstLine="720"/>
        <w:jc w:val="both"/>
      </w:pPr>
      <w:r>
        <w:t xml:space="preserve">More recently, </w:t>
      </w:r>
      <w:proofErr w:type="spellStart"/>
      <w:r>
        <w:t>Khoury</w:t>
      </w:r>
      <w:proofErr w:type="spellEnd"/>
      <w:r>
        <w:t xml:space="preserve"> and </w:t>
      </w:r>
      <w:proofErr w:type="spellStart"/>
      <w:r>
        <w:t>Shameli-Sendi</w:t>
      </w:r>
      <w:proofErr w:type="spellEnd"/>
      <w:r>
        <w:t xml:space="preserve"> [7] proposed a taxonomy of web application vulnerabilities that maps common attack patterns to root causes, arguing that vulnerability taxonomies provide a more actionable framework for remediation than ranked lists alone. Their taxonomy overlaps substantially with the CWE mappings adopted by the 2021 OWASP Top 10, supporting the methodological approach of the current edition. The present paper complements these contributions by providing an integrated, up-to-date review that bridges the 2017-to-2021 transition and synthesizes mitigation guidance across all ten current categories.</w:t>
      </w:r>
    </w:p>
    <w:p w14:paraId="0B5F464F" w14:textId="77777777" w:rsidR="00625A51" w:rsidRDefault="00625A51">
      <w:pPr>
        <w:spacing w:before="60" w:after="60"/>
      </w:pPr>
    </w:p>
    <w:p w14:paraId="6118F6F9" w14:textId="77777777" w:rsidR="00625A51" w:rsidRDefault="00A76FF3">
      <w:pPr>
        <w:pStyle w:val="Heading1"/>
      </w:pPr>
      <w:r>
        <w:t>3. Background: OWASP and the Top 10 Methodology</w:t>
      </w:r>
    </w:p>
    <w:p w14:paraId="15C7AA17" w14:textId="77777777" w:rsidR="00625A51" w:rsidRDefault="00A76FF3">
      <w:pPr>
        <w:spacing w:before="80" w:after="80" w:line="280" w:lineRule="auto"/>
        <w:ind w:firstLine="720"/>
        <w:jc w:val="both"/>
      </w:pPr>
      <w:r>
        <w:t>OWASP was established in 2001 as an open-source community focused on improving the security of web software. The foundation operates under the principle that all of its materials should be freely available and easily accessible, enabling individuals and organizations of any size to adopt its recommendations without financial barriers [2]. OWASP produces a wide range of tools, documentation, and community-driven projects, of which the Top 10 list is the most prominent.</w:t>
      </w:r>
    </w:p>
    <w:p w14:paraId="27D502F5" w14:textId="77777777" w:rsidR="00625A51" w:rsidRDefault="00A76FF3">
      <w:pPr>
        <w:spacing w:before="80" w:after="80" w:line="280" w:lineRule="auto"/>
        <w:ind w:firstLine="720"/>
        <w:jc w:val="both"/>
      </w:pPr>
      <w:r>
        <w:t>The OWASP Top 10 is not a standard or a certification framework; rather, it is an awareness document designed to help developers and security teams understand and prioritize the most critical security risks facing web applications. The list is derived from a combination of empirical data—contributed by security vendors, consultancies, and bug bounty programs—and community consensus regarding the severity and prevalence of each vulnerability category [2].</w:t>
      </w:r>
    </w:p>
    <w:p w14:paraId="31DF393C" w14:textId="77777777" w:rsidR="00625A51" w:rsidRDefault="00A76FF3">
      <w:pPr>
        <w:spacing w:before="80" w:after="80" w:line="280" w:lineRule="auto"/>
        <w:ind w:firstLine="720"/>
        <w:jc w:val="both"/>
      </w:pPr>
      <w:r>
        <w:t xml:space="preserve">The 2021 edition represented a methodological refinement compared to previous versions. Vulnerability categories were evaluated using Common Weakness Enumerations (CWEs) mapped to each category, a Common Vulnerability Scoring System (CVSS) score for severity, and incidence rate data drawn from over 500,000 applications [2]. Three new vulnerability categories were introduced in 2021—Insecure Design, Software and Data </w:t>
      </w:r>
      <w:r>
        <w:lastRenderedPageBreak/>
        <w:t>Integrity Failures, and Server-Side Request Forgery (SSRF)—reflecting emerging threat patterns that the 2017 edition had not explicitly captured.</w:t>
      </w:r>
    </w:p>
    <w:p w14:paraId="5BA39088" w14:textId="77777777" w:rsidR="00625A51" w:rsidRDefault="00625A51">
      <w:pPr>
        <w:spacing w:before="60" w:after="60"/>
      </w:pPr>
    </w:p>
    <w:p w14:paraId="2CEC942A" w14:textId="77777777" w:rsidR="00625A51" w:rsidRDefault="00A76FF3">
      <w:pPr>
        <w:pStyle w:val="Heading1"/>
      </w:pPr>
      <w:r>
        <w:t>4. OWASP Top 10 (2021): Overview Summary</w:t>
      </w:r>
    </w:p>
    <w:p w14:paraId="0AFCD22C" w14:textId="77777777" w:rsidR="00625A51" w:rsidRDefault="00A76FF3">
      <w:pPr>
        <w:spacing w:before="80" w:after="80" w:line="280" w:lineRule="auto"/>
        <w:ind w:firstLine="720"/>
        <w:jc w:val="both"/>
      </w:pPr>
      <w:r>
        <w:t>Table 1 provides a consolidated reference summary of all ten vulnerability categories in the 2021 edition, including their CVSS severity classification, number of mapped CWEs, representative detection tools, and key mitigation approaches. This summary is intended as a rapid-reference companion to the detailed analysis in Section 5.</w:t>
      </w:r>
    </w:p>
    <w:p w14:paraId="20179D54" w14:textId="77777777" w:rsidR="00625A51" w:rsidRDefault="00625A5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629"/>
        <w:gridCol w:w="940"/>
        <w:gridCol w:w="796"/>
        <w:gridCol w:w="1554"/>
        <w:gridCol w:w="1522"/>
        <w:gridCol w:w="2000"/>
      </w:tblGrid>
      <w:tr w:rsidR="00625A51" w14:paraId="4E7B3447" w14:textId="77777777">
        <w:trPr>
          <w:tblHeader/>
        </w:trPr>
        <w:tc>
          <w:tcPr>
            <w:tcW w:w="4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FB73F6" w14:textId="77777777" w:rsidR="00625A51" w:rsidRDefault="00A76FF3">
            <w:r>
              <w:rPr>
                <w:b/>
                <w:bCs/>
                <w:color w:val="FFFFFF"/>
                <w:sz w:val="20"/>
                <w:szCs w:val="20"/>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9C730A" w14:textId="77777777" w:rsidR="00625A51" w:rsidRDefault="00A76FF3">
            <w:r>
              <w:rPr>
                <w:b/>
                <w:bCs/>
                <w:color w:val="FFFFFF"/>
                <w:sz w:val="20"/>
                <w:szCs w:val="20"/>
              </w:rPr>
              <w:t>Category</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F63C31" w14:textId="77777777" w:rsidR="00625A51" w:rsidRDefault="00A76FF3">
            <w:r>
              <w:rPr>
                <w:b/>
                <w:bCs/>
                <w:color w:val="FFFFFF"/>
                <w:sz w:val="20"/>
                <w:szCs w:val="20"/>
              </w:rPr>
              <w:t>Severity</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7023DB" w14:textId="77777777" w:rsidR="00625A51" w:rsidRDefault="00A76FF3">
            <w:r>
              <w:rPr>
                <w:b/>
                <w:bCs/>
                <w:color w:val="FFFFFF"/>
                <w:sz w:val="20"/>
                <w:szCs w:val="20"/>
              </w:rPr>
              <w:t>CWEs</w:t>
            </w:r>
          </w:p>
        </w:tc>
        <w:tc>
          <w:tcPr>
            <w:tcW w:w="17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1C4C5F" w14:textId="77777777" w:rsidR="00625A51" w:rsidRDefault="00A76FF3">
            <w:r>
              <w:rPr>
                <w:b/>
                <w:bCs/>
                <w:color w:val="FFFFFF"/>
                <w:sz w:val="20"/>
                <w:szCs w:val="20"/>
              </w:rPr>
              <w:t>Example Attack</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AA9AC1" w14:textId="77777777" w:rsidR="00625A51" w:rsidRDefault="00A76FF3">
            <w:r>
              <w:rPr>
                <w:b/>
                <w:bCs/>
                <w:color w:val="FFFFFF"/>
                <w:sz w:val="20"/>
                <w:szCs w:val="20"/>
              </w:rPr>
              <w:t>Detection Tool</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FF981C" w14:textId="77777777" w:rsidR="00625A51" w:rsidRDefault="00A76FF3">
            <w:r>
              <w:rPr>
                <w:b/>
                <w:bCs/>
                <w:color w:val="FFFFFF"/>
                <w:sz w:val="20"/>
                <w:szCs w:val="20"/>
              </w:rPr>
              <w:t>Key Mitigation</w:t>
            </w:r>
          </w:p>
        </w:tc>
      </w:tr>
      <w:tr w:rsidR="00625A51" w14:paraId="50C990C4" w14:textId="77777777">
        <w:tc>
          <w:tcPr>
            <w:tcW w:w="42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679153EB" w14:textId="77777777" w:rsidR="00625A51" w:rsidRDefault="00A76FF3">
            <w:r>
              <w:rPr>
                <w:color w:val="000000"/>
                <w:sz w:val="20"/>
                <w:szCs w:val="20"/>
              </w:rPr>
              <w:t>A01</w:t>
            </w:r>
          </w:p>
        </w:tc>
        <w:tc>
          <w:tcPr>
            <w:tcW w:w="16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D4D4D31" w14:textId="77777777" w:rsidR="00625A51" w:rsidRDefault="00A76FF3">
            <w:r>
              <w:rPr>
                <w:color w:val="000000"/>
                <w:sz w:val="20"/>
                <w:szCs w:val="20"/>
              </w:rPr>
              <w:t>Broken Access Control</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9971D14" w14:textId="77777777" w:rsidR="00625A51" w:rsidRDefault="00A76FF3">
            <w:r>
              <w:rPr>
                <w:b/>
                <w:bCs/>
                <w:color w:val="000000"/>
                <w:sz w:val="20"/>
                <w:szCs w:val="20"/>
              </w:rPr>
              <w:t>Critical</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5435EA9" w14:textId="77777777" w:rsidR="00625A51" w:rsidRDefault="00A76FF3">
            <w:r>
              <w:rPr>
                <w:color w:val="000000"/>
                <w:sz w:val="20"/>
                <w:szCs w:val="20"/>
              </w:rPr>
              <w:t>34</w:t>
            </w:r>
          </w:p>
        </w:tc>
        <w:tc>
          <w:tcPr>
            <w:tcW w:w="1706"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4933D6E" w14:textId="77777777" w:rsidR="00625A51" w:rsidRDefault="00A76FF3">
            <w:r>
              <w:rPr>
                <w:color w:val="000000"/>
                <w:sz w:val="20"/>
                <w:szCs w:val="20"/>
              </w:rPr>
              <w:t>IDOR, privilege escalation</w:t>
            </w:r>
          </w:p>
        </w:tc>
        <w:tc>
          <w:tcPr>
            <w:tcW w:w="1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FA87C1A" w14:textId="77777777" w:rsidR="00625A51" w:rsidRDefault="00A76FF3">
            <w:r>
              <w:rPr>
                <w:color w:val="000000"/>
                <w:sz w:val="20"/>
                <w:szCs w:val="20"/>
              </w:rPr>
              <w:t>Burp Suite, ZAP</w:t>
            </w:r>
          </w:p>
        </w:tc>
        <w:tc>
          <w:tcPr>
            <w:tcW w:w="22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DADD4CD" w14:textId="77777777" w:rsidR="00625A51" w:rsidRDefault="00A76FF3">
            <w:r>
              <w:rPr>
                <w:color w:val="000000"/>
                <w:sz w:val="20"/>
                <w:szCs w:val="20"/>
              </w:rPr>
              <w:t>Deny by default; server-side enforcement</w:t>
            </w:r>
          </w:p>
        </w:tc>
      </w:tr>
      <w:tr w:rsidR="00625A51" w14:paraId="3A9B5FB3" w14:textId="77777777">
        <w:tc>
          <w:tcPr>
            <w:tcW w:w="4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3964E" w14:textId="77777777" w:rsidR="00625A51" w:rsidRDefault="00A76FF3">
            <w:r>
              <w:rPr>
                <w:color w:val="000000"/>
                <w:sz w:val="20"/>
                <w:szCs w:val="20"/>
              </w:rPr>
              <w:t>A02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6A05C6" w14:textId="77777777" w:rsidR="00625A51" w:rsidRDefault="00A76FF3">
            <w:r>
              <w:rPr>
                <w:color w:val="000000"/>
                <w:sz w:val="20"/>
                <w:szCs w:val="20"/>
              </w:rPr>
              <w:t>Cryptographic Failures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6C7C29" w14:textId="77777777" w:rsidR="00625A51" w:rsidRDefault="00A76FF3">
            <w:r>
              <w:rPr>
                <w:color w:val="000000"/>
                <w:sz w:val="20"/>
                <w:szCs w:val="20"/>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E3F4B5" w14:textId="77777777" w:rsidR="00625A51" w:rsidRDefault="00A76FF3">
            <w:r>
              <w:rPr>
                <w:color w:val="000000"/>
                <w:sz w:val="20"/>
                <w:szCs w:val="20"/>
              </w:rPr>
              <w:t>29</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2F85FE" w14:textId="77777777" w:rsidR="00625A51" w:rsidRDefault="00A76FF3">
            <w:r>
              <w:rPr>
                <w:color w:val="000000"/>
                <w:sz w:val="20"/>
                <w:szCs w:val="20"/>
              </w:rPr>
              <w:t>Plaintext data, weak hashing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42AA1" w14:textId="77777777" w:rsidR="00625A51" w:rsidRDefault="00A76FF3">
            <w:proofErr w:type="spellStart"/>
            <w:r>
              <w:rPr>
                <w:color w:val="000000"/>
                <w:sz w:val="20"/>
                <w:szCs w:val="20"/>
              </w:rPr>
              <w:t>SSLyze</w:t>
            </w:r>
            <w:proofErr w:type="spellEnd"/>
            <w:r>
              <w:rPr>
                <w:color w:val="000000"/>
                <w:sz w:val="20"/>
                <w:szCs w:val="20"/>
              </w:rPr>
              <w:t xml:space="preserve">, </w:t>
            </w:r>
            <w:proofErr w:type="spellStart"/>
            <w:r>
              <w:rPr>
                <w:color w:val="000000"/>
                <w:sz w:val="20"/>
                <w:szCs w:val="20"/>
              </w:rPr>
              <w:t>testssl.sh</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435A8" w14:textId="77777777" w:rsidR="00625A51" w:rsidRDefault="00A76FF3">
            <w:r>
              <w:rPr>
                <w:color w:val="000000"/>
                <w:sz w:val="20"/>
                <w:szCs w:val="20"/>
              </w:rPr>
              <w:t xml:space="preserve">AES-256, </w:t>
            </w:r>
            <w:proofErr w:type="spellStart"/>
            <w:r>
              <w:rPr>
                <w:color w:val="000000"/>
                <w:sz w:val="20"/>
                <w:szCs w:val="20"/>
              </w:rPr>
              <w:t>bcrypt</w:t>
            </w:r>
            <w:proofErr w:type="spellEnd"/>
            <w:r>
              <w:rPr>
                <w:color w:val="000000"/>
                <w:sz w:val="20"/>
                <w:szCs w:val="20"/>
              </w:rPr>
              <w:t>/Argon2, enforce HTTPS</w:t>
            </w:r>
          </w:p>
        </w:tc>
      </w:tr>
      <w:tr w:rsidR="00625A51" w14:paraId="1880DB80" w14:textId="77777777">
        <w:tc>
          <w:tcPr>
            <w:tcW w:w="42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5B31EA1" w14:textId="77777777" w:rsidR="00625A51" w:rsidRDefault="00A76FF3">
            <w:r>
              <w:rPr>
                <w:color w:val="000000"/>
                <w:sz w:val="20"/>
                <w:szCs w:val="20"/>
              </w:rPr>
              <w:t>A03</w:t>
            </w:r>
          </w:p>
        </w:tc>
        <w:tc>
          <w:tcPr>
            <w:tcW w:w="16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3AB0710" w14:textId="77777777" w:rsidR="00625A51" w:rsidRDefault="00A76FF3">
            <w:r>
              <w:rPr>
                <w:color w:val="000000"/>
                <w:sz w:val="20"/>
                <w:szCs w:val="20"/>
              </w:rPr>
              <w:t>Injection</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033AE554" w14:textId="77777777" w:rsidR="00625A51" w:rsidRDefault="00A76FF3">
            <w:r>
              <w:rPr>
                <w:b/>
                <w:bCs/>
                <w:color w:val="000000"/>
                <w:sz w:val="20"/>
                <w:szCs w:val="20"/>
              </w:rPr>
              <w:t>Critical</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057C8C61" w14:textId="77777777" w:rsidR="00625A51" w:rsidRDefault="00A76FF3">
            <w:r>
              <w:rPr>
                <w:color w:val="000000"/>
                <w:sz w:val="20"/>
                <w:szCs w:val="20"/>
              </w:rPr>
              <w:t>33</w:t>
            </w:r>
          </w:p>
        </w:tc>
        <w:tc>
          <w:tcPr>
            <w:tcW w:w="1706"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62215F2" w14:textId="77777777" w:rsidR="00625A51" w:rsidRDefault="00A76FF3">
            <w:r>
              <w:rPr>
                <w:color w:val="000000"/>
                <w:sz w:val="20"/>
                <w:szCs w:val="20"/>
              </w:rPr>
              <w:t>SQL, XSS, OS command injection</w:t>
            </w:r>
          </w:p>
        </w:tc>
        <w:tc>
          <w:tcPr>
            <w:tcW w:w="1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4B0B1F0" w14:textId="77777777" w:rsidR="00625A51" w:rsidRDefault="00A76FF3">
            <w:proofErr w:type="spellStart"/>
            <w:r>
              <w:rPr>
                <w:color w:val="000000"/>
                <w:sz w:val="20"/>
                <w:szCs w:val="20"/>
              </w:rPr>
              <w:t>SQLMap</w:t>
            </w:r>
            <w:proofErr w:type="spellEnd"/>
            <w:r>
              <w:rPr>
                <w:color w:val="000000"/>
                <w:sz w:val="20"/>
                <w:szCs w:val="20"/>
              </w:rPr>
              <w:t>, ZAP</w:t>
            </w:r>
          </w:p>
        </w:tc>
        <w:tc>
          <w:tcPr>
            <w:tcW w:w="22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9A70BE9" w14:textId="77777777" w:rsidR="00625A51" w:rsidRDefault="00A76FF3">
            <w:r>
              <w:rPr>
                <w:color w:val="000000"/>
                <w:sz w:val="20"/>
                <w:szCs w:val="20"/>
              </w:rPr>
              <w:t>Parameterized queries; input validation</w:t>
            </w:r>
          </w:p>
        </w:tc>
      </w:tr>
      <w:tr w:rsidR="00625A51" w14:paraId="65D505A5" w14:textId="77777777">
        <w:tc>
          <w:tcPr>
            <w:tcW w:w="4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71844F" w14:textId="77777777" w:rsidR="00625A51" w:rsidRDefault="00A76FF3">
            <w:r>
              <w:rPr>
                <w:color w:val="000000"/>
                <w:sz w:val="20"/>
                <w:szCs w:val="20"/>
              </w:rPr>
              <w:t>A04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ED971F" w14:textId="77777777" w:rsidR="00625A51" w:rsidRDefault="00A76FF3">
            <w:r>
              <w:rPr>
                <w:color w:val="000000"/>
                <w:sz w:val="20"/>
                <w:szCs w:val="20"/>
              </w:rPr>
              <w:t>Insecure Design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CB8AF4" w14:textId="77777777" w:rsidR="00625A51" w:rsidRDefault="00A76FF3">
            <w:r>
              <w:rPr>
                <w:color w:val="000000"/>
                <w:sz w:val="20"/>
                <w:szCs w:val="20"/>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E94DF" w14:textId="77777777" w:rsidR="00625A51" w:rsidRDefault="00A76FF3">
            <w:r>
              <w:rPr>
                <w:color w:val="000000"/>
                <w:sz w:val="20"/>
                <w:szCs w:val="20"/>
              </w:rPr>
              <w:t>40</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C20DF3" w14:textId="77777777" w:rsidR="00625A51" w:rsidRDefault="00A76FF3">
            <w:r>
              <w:rPr>
                <w:color w:val="000000"/>
                <w:sz w:val="20"/>
                <w:szCs w:val="20"/>
              </w:rPr>
              <w:t>Logic flaws, missing rate limits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DDC13" w14:textId="77777777" w:rsidR="00625A51" w:rsidRDefault="00A76FF3">
            <w:r>
              <w:rPr>
                <w:color w:val="000000"/>
                <w:sz w:val="20"/>
                <w:szCs w:val="20"/>
              </w:rPr>
              <w:t>Threat modeling reviews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0929B" w14:textId="77777777" w:rsidR="00625A51" w:rsidRDefault="00A76FF3">
            <w:r>
              <w:rPr>
                <w:color w:val="000000"/>
                <w:sz w:val="20"/>
                <w:szCs w:val="20"/>
              </w:rPr>
              <w:t>SDLC integration; threat modeling</w:t>
            </w:r>
          </w:p>
        </w:tc>
      </w:tr>
      <w:tr w:rsidR="00625A51" w14:paraId="359370AF" w14:textId="77777777">
        <w:tc>
          <w:tcPr>
            <w:tcW w:w="42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84673C4" w14:textId="77777777" w:rsidR="00625A51" w:rsidRDefault="00A76FF3">
            <w:r>
              <w:rPr>
                <w:color w:val="000000"/>
                <w:sz w:val="20"/>
                <w:szCs w:val="20"/>
              </w:rPr>
              <w:t>A05</w:t>
            </w:r>
          </w:p>
        </w:tc>
        <w:tc>
          <w:tcPr>
            <w:tcW w:w="16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01D40478" w14:textId="77777777" w:rsidR="00625A51" w:rsidRDefault="00A76FF3">
            <w:r>
              <w:rPr>
                <w:color w:val="000000"/>
                <w:sz w:val="20"/>
                <w:szCs w:val="20"/>
              </w:rPr>
              <w:t>Security Misconfiguration</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DBC100A" w14:textId="77777777" w:rsidR="00625A51" w:rsidRDefault="00A76FF3">
            <w:r>
              <w:rPr>
                <w:color w:val="000000"/>
                <w:sz w:val="20"/>
                <w:szCs w:val="20"/>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2C01C0F" w14:textId="77777777" w:rsidR="00625A51" w:rsidRDefault="00A76FF3">
            <w:r>
              <w:rPr>
                <w:color w:val="000000"/>
                <w:sz w:val="20"/>
                <w:szCs w:val="20"/>
              </w:rPr>
              <w:t>20</w:t>
            </w:r>
          </w:p>
        </w:tc>
        <w:tc>
          <w:tcPr>
            <w:tcW w:w="1706"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F0166C8" w14:textId="77777777" w:rsidR="00625A51" w:rsidRDefault="00A76FF3">
            <w:r>
              <w:rPr>
                <w:color w:val="000000"/>
                <w:sz w:val="20"/>
                <w:szCs w:val="20"/>
              </w:rPr>
              <w:t>Default creds, verbose errors</w:t>
            </w:r>
          </w:p>
        </w:tc>
        <w:tc>
          <w:tcPr>
            <w:tcW w:w="1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03D0DFC0" w14:textId="77777777" w:rsidR="00625A51" w:rsidRDefault="00A76FF3">
            <w:proofErr w:type="spellStart"/>
            <w:r>
              <w:rPr>
                <w:color w:val="000000"/>
                <w:sz w:val="20"/>
                <w:szCs w:val="20"/>
              </w:rPr>
              <w:t>Nikto</w:t>
            </w:r>
            <w:proofErr w:type="spellEnd"/>
            <w:r>
              <w:rPr>
                <w:color w:val="000000"/>
                <w:sz w:val="20"/>
                <w:szCs w:val="20"/>
              </w:rPr>
              <w:t>, Scout Suite</w:t>
            </w:r>
          </w:p>
        </w:tc>
        <w:tc>
          <w:tcPr>
            <w:tcW w:w="22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F247B19" w14:textId="77777777" w:rsidR="00625A51" w:rsidRDefault="00A76FF3">
            <w:r>
              <w:rPr>
                <w:color w:val="000000"/>
                <w:sz w:val="20"/>
                <w:szCs w:val="20"/>
              </w:rPr>
              <w:t xml:space="preserve">Automated hardening; </w:t>
            </w:r>
            <w:proofErr w:type="spellStart"/>
            <w:r>
              <w:rPr>
                <w:color w:val="000000"/>
                <w:sz w:val="20"/>
                <w:szCs w:val="20"/>
              </w:rPr>
              <w:t>IaC</w:t>
            </w:r>
            <w:proofErr w:type="spellEnd"/>
            <w:r>
              <w:rPr>
                <w:color w:val="000000"/>
                <w:sz w:val="20"/>
                <w:szCs w:val="20"/>
              </w:rPr>
              <w:t xml:space="preserve"> security checks</w:t>
            </w:r>
          </w:p>
        </w:tc>
      </w:tr>
      <w:tr w:rsidR="00625A51" w14:paraId="09DE1ECB" w14:textId="77777777">
        <w:tc>
          <w:tcPr>
            <w:tcW w:w="4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6B420" w14:textId="77777777" w:rsidR="00625A51" w:rsidRDefault="00A76FF3">
            <w:r>
              <w:rPr>
                <w:color w:val="000000"/>
                <w:sz w:val="20"/>
                <w:szCs w:val="20"/>
              </w:rPr>
              <w:t>A06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2590" w14:textId="77777777" w:rsidR="00625A51" w:rsidRDefault="00A76FF3">
            <w:r>
              <w:rPr>
                <w:color w:val="000000"/>
                <w:sz w:val="20"/>
                <w:szCs w:val="20"/>
              </w:rPr>
              <w:t>Vulnerable Components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2DB68" w14:textId="77777777" w:rsidR="00625A51" w:rsidRDefault="00A76FF3">
            <w:r>
              <w:rPr>
                <w:b/>
                <w:bCs/>
                <w:color w:val="000000"/>
                <w:sz w:val="20"/>
                <w:szCs w:val="20"/>
              </w:rPr>
              <w:t>Critical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7F34E" w14:textId="77777777" w:rsidR="00625A51" w:rsidRDefault="00A76FF3">
            <w:r>
              <w:rPr>
                <w:color w:val="000000"/>
                <w:sz w:val="20"/>
                <w:szCs w:val="20"/>
              </w:rPr>
              <w:t>3</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DDDEF6" w14:textId="77777777" w:rsidR="00625A51" w:rsidRDefault="00A76FF3">
            <w:r>
              <w:rPr>
                <w:color w:val="000000"/>
                <w:sz w:val="20"/>
                <w:szCs w:val="20"/>
              </w:rPr>
              <w:t>Outdated libraries, Log4Shell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F6539" w14:textId="77777777" w:rsidR="00625A51" w:rsidRDefault="00A76FF3">
            <w:r>
              <w:rPr>
                <w:color w:val="000000"/>
                <w:sz w:val="20"/>
                <w:szCs w:val="20"/>
              </w:rPr>
              <w:t xml:space="preserve">OWASP </w:t>
            </w:r>
            <w:proofErr w:type="spellStart"/>
            <w:r>
              <w:rPr>
                <w:color w:val="000000"/>
                <w:sz w:val="20"/>
                <w:szCs w:val="20"/>
              </w:rPr>
              <w:t>Dep</w:t>
            </w:r>
            <w:proofErr w:type="spellEnd"/>
            <w:r>
              <w:rPr>
                <w:color w:val="000000"/>
                <w:sz w:val="20"/>
                <w:szCs w:val="20"/>
              </w:rPr>
              <w:t xml:space="preserve">-Check, </w:t>
            </w:r>
            <w:proofErr w:type="spellStart"/>
            <w:r>
              <w:rPr>
                <w:color w:val="000000"/>
                <w:sz w:val="20"/>
                <w:szCs w:val="20"/>
              </w:rPr>
              <w:t>Snyk</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9B1E16" w14:textId="77777777" w:rsidR="00625A51" w:rsidRDefault="00A76FF3">
            <w:r>
              <w:rPr>
                <w:color w:val="000000"/>
                <w:sz w:val="20"/>
                <w:szCs w:val="20"/>
              </w:rPr>
              <w:t>Maintain SBOM; continuous monitoring</w:t>
            </w:r>
          </w:p>
        </w:tc>
      </w:tr>
      <w:tr w:rsidR="00625A51" w14:paraId="70BB99B1" w14:textId="77777777">
        <w:tc>
          <w:tcPr>
            <w:tcW w:w="42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94FFB55" w14:textId="77777777" w:rsidR="00625A51" w:rsidRDefault="00A76FF3">
            <w:r>
              <w:rPr>
                <w:color w:val="000000"/>
                <w:sz w:val="20"/>
                <w:szCs w:val="20"/>
              </w:rPr>
              <w:t>A07</w:t>
            </w:r>
          </w:p>
        </w:tc>
        <w:tc>
          <w:tcPr>
            <w:tcW w:w="16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C69BE72" w14:textId="77777777" w:rsidR="00625A51" w:rsidRDefault="00A76FF3">
            <w:proofErr w:type="spellStart"/>
            <w:r>
              <w:rPr>
                <w:color w:val="000000"/>
                <w:sz w:val="20"/>
                <w:szCs w:val="20"/>
              </w:rPr>
              <w:t>Auth</w:t>
            </w:r>
            <w:proofErr w:type="spellEnd"/>
            <w:r>
              <w:rPr>
                <w:color w:val="000000"/>
                <w:sz w:val="20"/>
                <w:szCs w:val="20"/>
              </w:rPr>
              <w:t xml:space="preserve"> Failures</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FBC220F" w14:textId="77777777" w:rsidR="00625A51" w:rsidRDefault="00A76FF3">
            <w:r>
              <w:rPr>
                <w:b/>
                <w:bCs/>
                <w:color w:val="000000"/>
                <w:sz w:val="20"/>
                <w:szCs w:val="20"/>
              </w:rPr>
              <w:t>Critical</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6F738305" w14:textId="77777777" w:rsidR="00625A51" w:rsidRDefault="00A76FF3">
            <w:r>
              <w:rPr>
                <w:color w:val="000000"/>
                <w:sz w:val="20"/>
                <w:szCs w:val="20"/>
              </w:rPr>
              <w:t>22</w:t>
            </w:r>
          </w:p>
        </w:tc>
        <w:tc>
          <w:tcPr>
            <w:tcW w:w="1706"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D765479" w14:textId="77777777" w:rsidR="00625A51" w:rsidRDefault="00A76FF3">
            <w:r>
              <w:rPr>
                <w:color w:val="000000"/>
                <w:sz w:val="20"/>
                <w:szCs w:val="20"/>
              </w:rPr>
              <w:t>Credential stuffing, weak tokens</w:t>
            </w:r>
          </w:p>
        </w:tc>
        <w:tc>
          <w:tcPr>
            <w:tcW w:w="1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F9370F5" w14:textId="77777777" w:rsidR="00625A51" w:rsidRDefault="00A76FF3">
            <w:r>
              <w:rPr>
                <w:color w:val="000000"/>
                <w:sz w:val="20"/>
                <w:szCs w:val="20"/>
              </w:rPr>
              <w:t>Hydra, Burp Suite</w:t>
            </w:r>
          </w:p>
        </w:tc>
        <w:tc>
          <w:tcPr>
            <w:tcW w:w="22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6616063" w14:textId="77777777" w:rsidR="00625A51" w:rsidRDefault="00A76FF3">
            <w:r>
              <w:rPr>
                <w:color w:val="000000"/>
                <w:sz w:val="20"/>
                <w:szCs w:val="20"/>
              </w:rPr>
              <w:t>MFA; secure session management</w:t>
            </w:r>
          </w:p>
        </w:tc>
      </w:tr>
      <w:tr w:rsidR="00625A51" w14:paraId="1926D27F" w14:textId="77777777">
        <w:tc>
          <w:tcPr>
            <w:tcW w:w="4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4126F" w14:textId="77777777" w:rsidR="00625A51" w:rsidRDefault="00A76FF3">
            <w:r>
              <w:rPr>
                <w:color w:val="000000"/>
                <w:sz w:val="20"/>
                <w:szCs w:val="20"/>
              </w:rPr>
              <w:t>A08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4252E" w14:textId="77777777" w:rsidR="00625A51" w:rsidRDefault="00A76FF3">
            <w:r>
              <w:rPr>
                <w:color w:val="000000"/>
                <w:sz w:val="20"/>
                <w:szCs w:val="20"/>
              </w:rPr>
              <w:t>Software Integrity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35563" w14:textId="77777777" w:rsidR="00625A51" w:rsidRDefault="00A76FF3">
            <w:r>
              <w:rPr>
                <w:b/>
                <w:bCs/>
                <w:color w:val="000000"/>
                <w:sz w:val="20"/>
                <w:szCs w:val="20"/>
              </w:rPr>
              <w:t>Critical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FA496" w14:textId="77777777" w:rsidR="00625A51" w:rsidRDefault="00A76FF3">
            <w:r>
              <w:rPr>
                <w:color w:val="000000"/>
                <w:sz w:val="20"/>
                <w:szCs w:val="20"/>
              </w:rPr>
              <w:t>10</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9DE71" w14:textId="77777777" w:rsidR="00625A51" w:rsidRDefault="00A76FF3">
            <w:r>
              <w:rPr>
                <w:color w:val="000000"/>
                <w:sz w:val="20"/>
                <w:szCs w:val="20"/>
              </w:rPr>
              <w:t xml:space="preserve">Malicious updates, unsafe </w:t>
            </w:r>
            <w:proofErr w:type="spellStart"/>
            <w:r>
              <w:rPr>
                <w:color w:val="000000"/>
                <w:sz w:val="20"/>
                <w:szCs w:val="20"/>
              </w:rPr>
              <w:t>deser</w:t>
            </w:r>
            <w:proofErr w:type="spellEnd"/>
            <w:r>
              <w:rPr>
                <w:color w:val="000000"/>
                <w:sz w:val="20"/>
                <w:szCs w:val="20"/>
              </w:rPr>
              <w: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7679F" w14:textId="77777777" w:rsidR="00625A51" w:rsidRDefault="00A76FF3">
            <w:proofErr w:type="spellStart"/>
            <w:r>
              <w:rPr>
                <w:color w:val="000000"/>
                <w:sz w:val="20"/>
                <w:szCs w:val="20"/>
              </w:rPr>
              <w:t>Sigstore</w:t>
            </w:r>
            <w:proofErr w:type="spellEnd"/>
            <w:r>
              <w:rPr>
                <w:color w:val="000000"/>
                <w:sz w:val="20"/>
                <w:szCs w:val="20"/>
              </w:rPr>
              <w:t>, CI/CD audits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0F1F0C" w14:textId="77777777" w:rsidR="00625A51" w:rsidRDefault="00A76FF3">
            <w:r>
              <w:rPr>
                <w:color w:val="000000"/>
                <w:sz w:val="20"/>
                <w:szCs w:val="20"/>
              </w:rPr>
              <w:t>Verify digital signatures; secure CI/CD</w:t>
            </w:r>
          </w:p>
        </w:tc>
      </w:tr>
      <w:tr w:rsidR="00625A51" w14:paraId="0E109FA2" w14:textId="77777777">
        <w:tc>
          <w:tcPr>
            <w:tcW w:w="42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01662264" w14:textId="77777777" w:rsidR="00625A51" w:rsidRDefault="00A76FF3">
            <w:r>
              <w:rPr>
                <w:color w:val="000000"/>
                <w:sz w:val="20"/>
                <w:szCs w:val="20"/>
              </w:rPr>
              <w:t>A09</w:t>
            </w:r>
          </w:p>
        </w:tc>
        <w:tc>
          <w:tcPr>
            <w:tcW w:w="16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6420F0C" w14:textId="77777777" w:rsidR="00625A51" w:rsidRDefault="00A76FF3">
            <w:r>
              <w:rPr>
                <w:color w:val="000000"/>
                <w:sz w:val="20"/>
                <w:szCs w:val="20"/>
              </w:rPr>
              <w:t>Logging Failures</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6F482C74" w14:textId="77777777" w:rsidR="00625A51" w:rsidRDefault="00A76FF3">
            <w:r>
              <w:rPr>
                <w:color w:val="000000"/>
                <w:sz w:val="20"/>
                <w:szCs w:val="20"/>
              </w:rPr>
              <w:t>Medium</w:t>
            </w:r>
          </w:p>
        </w:tc>
        <w:tc>
          <w:tcPr>
            <w:tcW w:w="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EDE556D" w14:textId="77777777" w:rsidR="00625A51" w:rsidRDefault="00A76FF3">
            <w:r>
              <w:rPr>
                <w:color w:val="000000"/>
                <w:sz w:val="20"/>
                <w:szCs w:val="20"/>
              </w:rPr>
              <w:t>4</w:t>
            </w:r>
          </w:p>
        </w:tc>
        <w:tc>
          <w:tcPr>
            <w:tcW w:w="1706"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2801707" w14:textId="77777777" w:rsidR="00625A51" w:rsidRDefault="00A76FF3">
            <w:r>
              <w:rPr>
                <w:color w:val="000000"/>
                <w:sz w:val="20"/>
                <w:szCs w:val="20"/>
              </w:rPr>
              <w:t>Undetected breaches, log gaps</w:t>
            </w:r>
          </w:p>
        </w:tc>
        <w:tc>
          <w:tcPr>
            <w:tcW w:w="17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7005EFB" w14:textId="77777777" w:rsidR="00625A51" w:rsidRDefault="00A76FF3">
            <w:proofErr w:type="spellStart"/>
            <w:r>
              <w:rPr>
                <w:color w:val="000000"/>
                <w:sz w:val="20"/>
                <w:szCs w:val="20"/>
              </w:rPr>
              <w:t>Splunk</w:t>
            </w:r>
            <w:proofErr w:type="spellEnd"/>
            <w:r>
              <w:rPr>
                <w:color w:val="000000"/>
                <w:sz w:val="20"/>
                <w:szCs w:val="20"/>
              </w:rPr>
              <w:t>, ELK Stack</w:t>
            </w:r>
          </w:p>
        </w:tc>
        <w:tc>
          <w:tcPr>
            <w:tcW w:w="22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4488B31" w14:textId="77777777" w:rsidR="00625A51" w:rsidRDefault="00A76FF3">
            <w:r>
              <w:rPr>
                <w:color w:val="000000"/>
                <w:sz w:val="20"/>
                <w:szCs w:val="20"/>
              </w:rPr>
              <w:t>Centralized SIEM; alerting thresholds</w:t>
            </w:r>
          </w:p>
        </w:tc>
      </w:tr>
      <w:tr w:rsidR="00625A51" w14:paraId="6E4DC0BA" w14:textId="77777777">
        <w:tc>
          <w:tcPr>
            <w:tcW w:w="4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8D29C" w14:textId="77777777" w:rsidR="00625A51" w:rsidRDefault="00A76FF3">
            <w:r>
              <w:rPr>
                <w:color w:val="000000"/>
                <w:sz w:val="20"/>
                <w:szCs w:val="20"/>
              </w:rPr>
              <w:t>A10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446C75" w14:textId="77777777" w:rsidR="00625A51" w:rsidRDefault="00A76FF3">
            <w:r>
              <w:rPr>
                <w:color w:val="000000"/>
                <w:sz w:val="20"/>
                <w:szCs w:val="20"/>
              </w:rPr>
              <w:t>SSRF</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1B0C8" w14:textId="77777777" w:rsidR="00625A51" w:rsidRDefault="00A76FF3">
            <w:r>
              <w:rPr>
                <w:color w:val="000000"/>
                <w:sz w:val="20"/>
                <w:szCs w:val="20"/>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787D4" w14:textId="77777777" w:rsidR="00625A51" w:rsidRDefault="00A76FF3">
            <w:r>
              <w:rPr>
                <w:color w:val="000000"/>
                <w:sz w:val="20"/>
                <w:szCs w:val="20"/>
              </w:rPr>
              <w:t>1</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29913" w14:textId="77777777" w:rsidR="00625A51" w:rsidRDefault="00A76FF3">
            <w:r>
              <w:rPr>
                <w:color w:val="000000"/>
                <w:sz w:val="20"/>
                <w:szCs w:val="20"/>
              </w:rPr>
              <w:t>Cloud metadata access, pivoting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C730A9" w14:textId="77777777" w:rsidR="00625A51" w:rsidRDefault="00A76FF3">
            <w:r>
              <w:rPr>
                <w:color w:val="000000"/>
                <w:sz w:val="20"/>
                <w:szCs w:val="20"/>
              </w:rPr>
              <w:t>Burp Suite, manual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2BD87" w14:textId="77777777" w:rsidR="00625A51" w:rsidRDefault="00A76FF3">
            <w:r>
              <w:rPr>
                <w:color w:val="000000"/>
                <w:sz w:val="20"/>
                <w:szCs w:val="20"/>
              </w:rPr>
              <w:t xml:space="preserve">Input validation; outbound </w:t>
            </w:r>
            <w:proofErr w:type="spellStart"/>
            <w:r>
              <w:rPr>
                <w:color w:val="000000"/>
                <w:sz w:val="20"/>
                <w:szCs w:val="20"/>
              </w:rPr>
              <w:t>allowlists</w:t>
            </w:r>
            <w:proofErr w:type="spellEnd"/>
          </w:p>
        </w:tc>
      </w:tr>
    </w:tbl>
    <w:p w14:paraId="37E793DC" w14:textId="77777777" w:rsidR="00625A51" w:rsidRDefault="00625A51">
      <w:pPr>
        <w:spacing w:before="60" w:after="60"/>
      </w:pPr>
    </w:p>
    <w:p w14:paraId="4A20352A" w14:textId="77777777" w:rsidR="00625A51" w:rsidRDefault="00A76FF3">
      <w:pPr>
        <w:spacing w:before="80" w:after="160"/>
        <w:jc w:val="center"/>
      </w:pPr>
      <w:r>
        <w:rPr>
          <w:sz w:val="20"/>
          <w:szCs w:val="20"/>
        </w:rPr>
        <w:t>Table 1: OWASP Top 10 (2021) — Consolidated Reference Summary</w:t>
      </w:r>
    </w:p>
    <w:p w14:paraId="50A468B8" w14:textId="77777777" w:rsidR="00625A51" w:rsidRDefault="00A76FF3">
      <w:pPr>
        <w:jc w:val="center"/>
        <w:rPr>
          <w:ins w:id="0" w:author="Claude" w:date="2026-06-18T00:00:00Z"/>
          <w:i/>
          <w:sz w:val="18"/>
          <w:szCs w:val="18"/>
        </w:rPr>
      </w:pPr>
      <w:ins w:id="1" w:author="Claude" w:date="2026-06-18T00:00:00Z">
        <w:r>
          <w:rPr>
            <w:i/>
            <w:sz w:val="18"/>
            <w:szCs w:val="18"/>
          </w:rPr>
          <w:t>Note: Severity reflects a qualitative synthesis of OWASP-reported Exploitability and Impact factors and is not an official per-category OWASP rating.</w:t>
        </w:r>
      </w:ins>
    </w:p>
    <w:p w14:paraId="4E523A3A" w14:textId="77777777" w:rsidR="00625A51" w:rsidRDefault="00625A51">
      <w:pPr>
        <w:spacing w:before="60" w:after="60"/>
      </w:pPr>
    </w:p>
    <w:p w14:paraId="4390A5AD" w14:textId="77777777" w:rsidR="00625A51" w:rsidRDefault="00A76FF3">
      <w:pPr>
        <w:spacing w:before="80" w:after="80" w:line="280" w:lineRule="auto"/>
        <w:ind w:firstLine="720"/>
        <w:jc w:val="both"/>
      </w:pPr>
      <w:r>
        <w:t>Figure 1 illustrates the number of Common Weakness Enumerations (CWEs) mapped to each vulnerability category in the 2021 edition. Categories with a higher CWE count represent broader attack surfaces, reflecting the diversity of attack vectors that fall under each category. Notably, Insecure Design maps to the greatest number of CWEs (40), reflecting the breadth of architectural flaws it encompasses, while SSRF maps to a single CWE, indicating a more narrowly defined but highly impactful vulnerability class.</w:t>
      </w:r>
    </w:p>
    <w:p w14:paraId="1F30B930" w14:textId="77777777" w:rsidR="00625A51" w:rsidRDefault="00625A51">
      <w:pPr>
        <w:spacing w:before="60" w:after="60"/>
      </w:pPr>
    </w:p>
    <w:p w14:paraId="2B3D2A06" w14:textId="77777777" w:rsidR="00625A51" w:rsidRDefault="00A76FF3">
      <w:pPr>
        <w:spacing w:before="120" w:after="80"/>
        <w:jc w:val="center"/>
      </w:pPr>
      <w:r>
        <w:rPr>
          <w:noProof/>
        </w:rPr>
        <w:drawing>
          <wp:inline distT="0" distB="0" distL="0" distR="0" wp14:anchorId="61BB98A1" wp14:editId="74DB358C">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048000"/>
                    </a:xfrm>
                    <a:prstGeom prst="rect">
                      <a:avLst/>
                    </a:prstGeom>
                  </pic:spPr>
                </pic:pic>
              </a:graphicData>
            </a:graphic>
          </wp:inline>
        </w:drawing>
      </w:r>
    </w:p>
    <w:p w14:paraId="6481FBDF" w14:textId="77777777" w:rsidR="00625A51" w:rsidRDefault="00A76FF3">
      <w:pPr>
        <w:spacing w:before="80" w:after="160"/>
        <w:jc w:val="center"/>
      </w:pPr>
      <w:r>
        <w:rPr>
          <w:sz w:val="20"/>
          <w:szCs w:val="20"/>
        </w:rPr>
        <w:t>Figure 1: Number of CWEs Mapped to Each OWASP Top 10 (2021) Category</w:t>
      </w:r>
    </w:p>
    <w:p w14:paraId="69A89617" w14:textId="77777777" w:rsidR="00625A51" w:rsidRDefault="00625A51">
      <w:pPr>
        <w:spacing w:before="60" w:after="60"/>
      </w:pPr>
    </w:p>
    <w:p w14:paraId="0392E8C5" w14:textId="77777777" w:rsidR="00625A51" w:rsidRDefault="00A76FF3">
      <w:pPr>
        <w:pStyle w:val="Heading1"/>
      </w:pPr>
      <w:r>
        <w:t>5. OWASP Top 10 (2021): Detailed Analysis</w:t>
      </w:r>
    </w:p>
    <w:p w14:paraId="35F87D12" w14:textId="77777777" w:rsidR="00625A51" w:rsidRDefault="00A76FF3">
      <w:pPr>
        <w:pStyle w:val="Heading2"/>
        <w:spacing w:before="240" w:after="120"/>
      </w:pPr>
      <w:r>
        <w:t>5.1 A01:2021 – Broken Access Control</w:t>
      </w:r>
    </w:p>
    <w:p w14:paraId="18E2FB86" w14:textId="77777777" w:rsidR="00625A51" w:rsidRDefault="00A76FF3">
      <w:pPr>
        <w:spacing w:before="80" w:after="80" w:line="280" w:lineRule="auto"/>
        <w:ind w:firstLine="720"/>
        <w:jc w:val="both"/>
      </w:pPr>
      <w:r>
        <w:t>Broken Access Control moved to the top position in the 2021 list, up from fifth place in 2017, reflecting its dramatically increased prevalence across real-world applications. Access control mechanisms enforce policies that prevent users from acting outside their intended permissions. When these mechanisms fail, attackers can gain unauthorized access to sensitive data, modify or delete records, or perform administrative functions without authorization [2].</w:t>
      </w:r>
    </w:p>
    <w:p w14:paraId="56D8114E" w14:textId="77777777" w:rsidR="00625A51" w:rsidRDefault="00A76FF3">
      <w:pPr>
        <w:spacing w:before="80" w:after="80" w:line="280" w:lineRule="auto"/>
        <w:ind w:firstLine="720"/>
        <w:jc w:val="both"/>
      </w:pPr>
      <w:r>
        <w:t>Common manifestations include insecure direct object references (IDOR), where an attacker modifies a URL parameter to access another user's data; missing function-level access control, where administrative pages are not properly restricted; and privilege escalation. High-profile breaches have frequently been attributed to this category, including incidents involving the exposure of millions of user records through simple parameter manipulation [8].</w:t>
      </w:r>
    </w:p>
    <w:p w14:paraId="3A1CBE12" w14:textId="77777777" w:rsidR="00625A51" w:rsidRDefault="00A76FF3">
      <w:pPr>
        <w:spacing w:before="80" w:after="80" w:line="280" w:lineRule="auto"/>
        <w:ind w:firstLine="720"/>
        <w:jc w:val="both"/>
      </w:pPr>
      <w:r>
        <w:t xml:space="preserve">Mitigation requires implementing access control at the server side, denying access by default, logging access control failures, and performing thorough testing. Role-based access </w:t>
      </w:r>
      <w:r>
        <w:lastRenderedPageBreak/>
        <w:t>control (RBAC) and attribute-based access control (ABAC) frameworks provide structured approaches to managing permissions [9].</w:t>
      </w:r>
    </w:p>
    <w:p w14:paraId="7BB47F1E" w14:textId="77777777" w:rsidR="00625A51" w:rsidRDefault="00A76FF3">
      <w:pPr>
        <w:pStyle w:val="Heading2"/>
        <w:spacing w:before="240" w:after="120"/>
      </w:pPr>
      <w:r>
        <w:t>5.2 A02:2021 – Cryptographic Failures</w:t>
      </w:r>
    </w:p>
    <w:p w14:paraId="567DA625" w14:textId="77777777" w:rsidR="00625A51" w:rsidRDefault="00A76FF3">
      <w:pPr>
        <w:spacing w:before="80" w:after="80" w:line="280" w:lineRule="auto"/>
        <w:ind w:firstLine="720"/>
        <w:jc w:val="both"/>
      </w:pPr>
      <w:r>
        <w:t>Previously categorized as Sensitive Data Exposure in 2017, Cryptographic Failures focuses on the root cause rather than the symptom. This category encompasses the improper use or absence of cryptographic protections for data in transit and at rest. Sensitive data such as passwords, credit card numbers, health records, and personal identification information may be compromised when cryptographic controls are absent, misconfigured, or outdated [2].</w:t>
      </w:r>
    </w:p>
    <w:p w14:paraId="2D5BCA36" w14:textId="77777777" w:rsidR="00625A51" w:rsidRDefault="00A76FF3">
      <w:pPr>
        <w:spacing w:before="80" w:after="80" w:line="280" w:lineRule="auto"/>
        <w:ind w:firstLine="720"/>
        <w:jc w:val="both"/>
      </w:pPr>
      <w:r>
        <w:t>Common failures include transmitting data over unencrypted protocols such as HTTP, FTP, or SMTP; using deprecated algorithms such as MD5 or SHA-1 for password hashing; failing to enforce HTTPS through HTTP Strict Transport Security (HSTS); and storing passwords in plaintext or with insufficient salting. Real-world examples include large-scale credential database exposures where millions of passwords were stored using weak MD5 hashes without salting [10].</w:t>
      </w:r>
    </w:p>
    <w:p w14:paraId="35693B41" w14:textId="77777777" w:rsidR="00625A51" w:rsidRDefault="00A76FF3">
      <w:pPr>
        <w:spacing w:before="80" w:after="80" w:line="280" w:lineRule="auto"/>
        <w:ind w:firstLine="720"/>
        <w:jc w:val="both"/>
      </w:pPr>
      <w:r>
        <w:t xml:space="preserve">Mitigation strategies include classifying all processed data and applying appropriate encryption; using strong cryptographic algorithms such as AES-256 and SHA-256; enforcing HTTPS; and using properly salted, adaptive hashing functions such as </w:t>
      </w:r>
      <w:proofErr w:type="spellStart"/>
      <w:r>
        <w:t>bcrypt</w:t>
      </w:r>
      <w:proofErr w:type="spellEnd"/>
      <w:r>
        <w:t xml:space="preserve">, </w:t>
      </w:r>
      <w:proofErr w:type="spellStart"/>
      <w:r>
        <w:t>scrypt</w:t>
      </w:r>
      <w:proofErr w:type="spellEnd"/>
      <w:r>
        <w:t>, or Argon2 for password storage [2].</w:t>
      </w:r>
    </w:p>
    <w:p w14:paraId="21130AF3" w14:textId="77777777" w:rsidR="00625A51" w:rsidRDefault="00A76FF3">
      <w:pPr>
        <w:pStyle w:val="Heading2"/>
        <w:spacing w:before="240" w:after="120"/>
      </w:pPr>
      <w:r>
        <w:t>5.3 A03:2021 – Injection</w:t>
      </w:r>
    </w:p>
    <w:p w14:paraId="7297DA0D" w14:textId="77777777" w:rsidR="00625A51" w:rsidRDefault="00A76FF3">
      <w:pPr>
        <w:spacing w:before="80" w:after="80" w:line="280" w:lineRule="auto"/>
        <w:ind w:firstLine="720"/>
        <w:jc w:val="both"/>
      </w:pPr>
      <w:r>
        <w:t>Injection attacks held the top position in the OWASP Top 10 for over a decade before dropping to third place in 2021. This category covers a broad class of attacks in which hostile data is sent to an interpreter as part of a command or query. The most well-known variant is SQL injection, but the category also includes OS command injection, LDAP injection, expression language injection, XSS, and XPath injection [11].</w:t>
      </w:r>
    </w:p>
    <w:p w14:paraId="46951364" w14:textId="77777777" w:rsidR="00625A51" w:rsidRDefault="00A76FF3">
      <w:pPr>
        <w:spacing w:before="80" w:after="80" w:line="280" w:lineRule="auto"/>
        <w:ind w:firstLine="720"/>
        <w:jc w:val="both"/>
      </w:pPr>
      <w:r>
        <w:t xml:space="preserve">SQL injection attacks occur when user-supplied input is incorporated into database queries without proper sanitization, enabling an attacker to manipulate the query logic. </w:t>
      </w:r>
      <w:proofErr w:type="spellStart"/>
      <w:r>
        <w:t>Halfond</w:t>
      </w:r>
      <w:proofErr w:type="spellEnd"/>
      <w:r>
        <w:t xml:space="preserve">, </w:t>
      </w:r>
      <w:proofErr w:type="spellStart"/>
      <w:r>
        <w:t>Viegas</w:t>
      </w:r>
      <w:proofErr w:type="spellEnd"/>
      <w:r>
        <w:t xml:space="preserve">, and </w:t>
      </w:r>
      <w:proofErr w:type="spellStart"/>
      <w:r>
        <w:t>Orso</w:t>
      </w:r>
      <w:proofErr w:type="spellEnd"/>
      <w:r>
        <w:t xml:space="preserve"> [11] provide a detailed taxonomy of SQL injection attack classes, including tautologies, union queries, piggybacked queries, and blind injection. XSS was merged into this category in the 2021 edition, as it shares the same root cause: insufficient validation of user-supplied data subsequently rendered or executed in a different context.</w:t>
      </w:r>
    </w:p>
    <w:p w14:paraId="6015C81B" w14:textId="77777777" w:rsidR="00625A51" w:rsidRDefault="00A76FF3">
      <w:pPr>
        <w:spacing w:before="80" w:after="80" w:line="280" w:lineRule="auto"/>
        <w:ind w:firstLine="720"/>
        <w:jc w:val="both"/>
      </w:pPr>
      <w:r>
        <w:t>Mitigation relies primarily on the use of parameterized queries and prepared statements, input validation using whitelists, stored procedures, and least-privilege database accounts. Web Application Firewalls (WAFs) can assist in detecting and blocking common injection payloads [12].</w:t>
      </w:r>
    </w:p>
    <w:p w14:paraId="3EAA9969" w14:textId="77777777" w:rsidR="00625A51" w:rsidRDefault="00A76FF3">
      <w:pPr>
        <w:pStyle w:val="Heading2"/>
        <w:spacing w:before="240" w:after="120"/>
      </w:pPr>
      <w:r>
        <w:t>5.4 A04:2021 – Insecure Design</w:t>
      </w:r>
    </w:p>
    <w:p w14:paraId="31CC36AC" w14:textId="77777777" w:rsidR="00625A51" w:rsidRDefault="00A76FF3">
      <w:pPr>
        <w:spacing w:before="80" w:after="80" w:line="280" w:lineRule="auto"/>
        <w:ind w:firstLine="720"/>
        <w:jc w:val="both"/>
      </w:pPr>
      <w:r>
        <w:t xml:space="preserve">Insecure Design is a new category introduced in 2021, reflecting a growing recognition that security vulnerabilities frequently originate from fundamental flaws in application architecture rather than implementation errors. This category focuses on risks stemming from </w:t>
      </w:r>
      <w:r>
        <w:lastRenderedPageBreak/>
        <w:t>inadequate threat modeling, the absence of security requirements, and failure to consider security implications during the design phase [2].</w:t>
      </w:r>
    </w:p>
    <w:p w14:paraId="025A430C" w14:textId="77777777" w:rsidR="00625A51" w:rsidRDefault="00A76FF3">
      <w:pPr>
        <w:spacing w:before="80" w:after="80" w:line="280" w:lineRule="auto"/>
        <w:ind w:firstLine="720"/>
        <w:jc w:val="both"/>
      </w:pPr>
      <w:r>
        <w:t>Unlike implementation-level vulnerabilities that can be patched after the fact, insecure design deficiencies often require architectural changes to remediate, making them significantly more costly to address in production. Examples include authentication flows that allow credential stuffing without rate limiting, business logic that permits fraudulent transactions, or APIs that expose excessive data without privacy controls.</w:t>
      </w:r>
    </w:p>
    <w:p w14:paraId="5BCADFAD" w14:textId="77777777" w:rsidR="00625A51" w:rsidRDefault="00A76FF3">
      <w:pPr>
        <w:spacing w:before="80" w:after="80" w:line="280" w:lineRule="auto"/>
        <w:ind w:firstLine="720"/>
        <w:jc w:val="both"/>
      </w:pPr>
      <w:r>
        <w:t>Mitigation requires integrating security into the SDLC through threat modeling exercises, security design reviews, and the use of secure design patterns. Methodologies such as STRIDE and attack trees assist development teams in systematically identifying potential threats during the design phase [13].</w:t>
      </w:r>
    </w:p>
    <w:p w14:paraId="10F3D229" w14:textId="77777777" w:rsidR="00625A51" w:rsidRDefault="00A76FF3">
      <w:pPr>
        <w:pStyle w:val="Heading2"/>
        <w:spacing w:before="240" w:after="120"/>
      </w:pPr>
      <w:r>
        <w:t>5.5 A05:2021 – Security Misconfiguration</w:t>
      </w:r>
    </w:p>
    <w:p w14:paraId="74D21EFF" w14:textId="77777777" w:rsidR="00625A51" w:rsidRDefault="00A76FF3">
      <w:pPr>
        <w:spacing w:before="80" w:after="80" w:line="280" w:lineRule="auto"/>
        <w:ind w:firstLine="720"/>
        <w:jc w:val="both"/>
      </w:pPr>
      <w:r>
        <w:t>Security Misconfiguration encompasses a broad range of configuration errors that expose applications and their infrastructure to attack. Common examples include default credentials left unchanged, unnecessary services or features enabled, overly permissive cloud storage permissions, verbose error messages that expose stack traces, and missing security headers [2]. The 2021 edition absorbed XML External Entity (XXE) injection from the 2017 list into this category, as XXE vulnerabilities typically arise from misconfigured XML processors.</w:t>
      </w:r>
    </w:p>
    <w:p w14:paraId="3BFC0E01" w14:textId="77777777" w:rsidR="00625A51" w:rsidRDefault="00A76FF3">
      <w:pPr>
        <w:spacing w:before="80" w:after="80" w:line="280" w:lineRule="auto"/>
        <w:ind w:firstLine="720"/>
        <w:jc w:val="both"/>
      </w:pPr>
      <w:r>
        <w:t xml:space="preserve">The growth of cloud-native architectures, containerized deployments, and </w:t>
      </w:r>
      <w:proofErr w:type="spellStart"/>
      <w:r>
        <w:t>microservices</w:t>
      </w:r>
      <w:proofErr w:type="spellEnd"/>
      <w:r>
        <w:t xml:space="preserve"> has introduced new configuration surface areas that are frequently misconfigured. The exposure of hundreds of millions of records from misconfigured cloud storage buckets in recent years exemplifies the real-world impact of this category.</w:t>
      </w:r>
    </w:p>
    <w:p w14:paraId="4FB20F75" w14:textId="77777777" w:rsidR="00625A51" w:rsidRDefault="00A76FF3">
      <w:pPr>
        <w:spacing w:before="80" w:after="80" w:line="280" w:lineRule="auto"/>
        <w:ind w:firstLine="720"/>
        <w:jc w:val="both"/>
      </w:pPr>
      <w:r>
        <w:t>Mitigation requires establishing repeatable, automated hardening processes; removing unnecessary features, frameworks, and sample applications; implementing infrastructure-as-code (</w:t>
      </w:r>
      <w:proofErr w:type="spellStart"/>
      <w:r>
        <w:t>IaC</w:t>
      </w:r>
      <w:proofErr w:type="spellEnd"/>
      <w:r>
        <w:t>) with security checks; and performing regular configuration audits and vulnerability scans [2].</w:t>
      </w:r>
    </w:p>
    <w:p w14:paraId="7D07E633" w14:textId="77777777" w:rsidR="00625A51" w:rsidRDefault="00A76FF3">
      <w:pPr>
        <w:pStyle w:val="Heading2"/>
        <w:spacing w:before="240" w:after="120"/>
      </w:pPr>
      <w:r>
        <w:t>5.6 A06:2021 – Vulnerable and Outdated Components</w:t>
      </w:r>
    </w:p>
    <w:p w14:paraId="3317258B" w14:textId="77777777" w:rsidR="00625A51" w:rsidRDefault="00A76FF3">
      <w:pPr>
        <w:spacing w:before="80" w:after="80" w:line="280" w:lineRule="auto"/>
        <w:ind w:firstLine="720"/>
        <w:jc w:val="both"/>
      </w:pPr>
      <w:r>
        <w:t>Modern web applications typically depend on dozens or hundreds of third-party libraries, frameworks, and components. When any of these components contain known vulnerabilities, the application inherits that risk. The 2021 list reflects the industry's growing recognition of supply chain security as a critical concern, particularly following high-profile incidents involving compromised open-source packages [2].</w:t>
      </w:r>
    </w:p>
    <w:p w14:paraId="1A081872" w14:textId="77777777" w:rsidR="00625A51" w:rsidRDefault="00A76FF3">
      <w:pPr>
        <w:spacing w:before="80" w:after="80" w:line="280" w:lineRule="auto"/>
        <w:ind w:firstLine="720"/>
        <w:jc w:val="both"/>
      </w:pPr>
      <w:r>
        <w:t xml:space="preserve">The National Vulnerability Database (NVD) [14] publishes thousands of new CVE entries annually, making manual tracking infeasible for most organizations. Tools such as OWASP Dependency-Check, </w:t>
      </w:r>
      <w:proofErr w:type="spellStart"/>
      <w:r>
        <w:t>Snyk</w:t>
      </w:r>
      <w:proofErr w:type="spellEnd"/>
      <w:r>
        <w:t xml:space="preserve">, and GitHub </w:t>
      </w:r>
      <w:proofErr w:type="spellStart"/>
      <w:r>
        <w:t>Dependabot</w:t>
      </w:r>
      <w:proofErr w:type="spellEnd"/>
      <w:r>
        <w:t xml:space="preserve"> automate the process of identifying vulnerable dependencies and providing remediation guidance.</w:t>
      </w:r>
    </w:p>
    <w:p w14:paraId="439E83D0" w14:textId="77777777" w:rsidR="00625A51" w:rsidRDefault="00A76FF3">
      <w:pPr>
        <w:spacing w:before="80" w:after="80" w:line="280" w:lineRule="auto"/>
        <w:ind w:firstLine="720"/>
        <w:jc w:val="both"/>
      </w:pPr>
      <w:r>
        <w:t>Mitigation involves maintaining an accurate inventory of all components and their versions; continuously monitoring vulnerability databases; removing unused dependencies; and adopting a Software Bill of Materials (SBOM) for component transparency [2].</w:t>
      </w:r>
    </w:p>
    <w:p w14:paraId="33339775" w14:textId="77777777" w:rsidR="00625A51" w:rsidRDefault="00A76FF3">
      <w:pPr>
        <w:pStyle w:val="Heading2"/>
        <w:spacing w:before="240" w:after="120"/>
      </w:pPr>
      <w:r>
        <w:lastRenderedPageBreak/>
        <w:t>5.7 A07:2021 – Identification and Authentication Failures</w:t>
      </w:r>
    </w:p>
    <w:p w14:paraId="5D4635A0" w14:textId="77777777" w:rsidR="00625A51" w:rsidRDefault="00A76FF3">
      <w:pPr>
        <w:spacing w:before="80" w:after="80" w:line="280" w:lineRule="auto"/>
        <w:ind w:firstLine="720"/>
        <w:jc w:val="both"/>
      </w:pPr>
      <w:r>
        <w:t>Previously labeled Broken Authentication and ranked second in 2017, this category was broadened in 2021 to encompass identification failures alongside authentication weaknesses. Common vulnerabilities include permitting weak or default passwords, lacking multi-factor authentication, exposing session tokens in URLs, and failing to invalidate sessions upon logout [2].</w:t>
      </w:r>
    </w:p>
    <w:p w14:paraId="698417F5" w14:textId="77777777" w:rsidR="00625A51" w:rsidRDefault="00A76FF3">
      <w:pPr>
        <w:spacing w:before="80" w:after="80" w:line="280" w:lineRule="auto"/>
        <w:ind w:firstLine="720"/>
        <w:jc w:val="both"/>
      </w:pPr>
      <w:r>
        <w:t>Credential stuffing attacks, which exploit reused credentials from prior breaches, are a significant threat enabled by inadequate authentication controls. The widespread availability of breach databases containing billions of username-password pairs makes automated credential stuffing attacks highly effective against applications that do not implement rate limiting or multi-factor authentication [15].</w:t>
      </w:r>
    </w:p>
    <w:p w14:paraId="0B98143C" w14:textId="77777777" w:rsidR="00625A51" w:rsidRDefault="00A76FF3">
      <w:pPr>
        <w:spacing w:before="80" w:after="80" w:line="280" w:lineRule="auto"/>
        <w:ind w:firstLine="720"/>
        <w:jc w:val="both"/>
      </w:pPr>
      <w:r>
        <w:t xml:space="preserve">Mitigation strategies include implementing MFA; enforcing strong password policies; using secure, server-side session management; implementing rate limiting and account lockout policies; and adopting established authentication frameworks such as OAuth 2.0 and </w:t>
      </w:r>
      <w:proofErr w:type="spellStart"/>
      <w:r>
        <w:t>OpenID</w:t>
      </w:r>
      <w:proofErr w:type="spellEnd"/>
      <w:r>
        <w:t xml:space="preserve"> Connect [2].</w:t>
      </w:r>
    </w:p>
    <w:p w14:paraId="644CE96F" w14:textId="77777777" w:rsidR="00625A51" w:rsidRDefault="00A76FF3">
      <w:pPr>
        <w:pStyle w:val="Heading2"/>
        <w:spacing w:before="240" w:after="120"/>
      </w:pPr>
      <w:r>
        <w:t>5.8 A08:2021 – Software and Data Integrity Failures</w:t>
      </w:r>
    </w:p>
    <w:p w14:paraId="75A42488" w14:textId="77777777" w:rsidR="00625A51" w:rsidRDefault="00A76FF3">
      <w:pPr>
        <w:spacing w:before="80" w:after="80" w:line="280" w:lineRule="auto"/>
        <w:ind w:firstLine="720"/>
        <w:jc w:val="both"/>
      </w:pPr>
      <w:r>
        <w:t>Software and Data Integrity Failures is a new category in 2021, consolidating concerns related to insecure deserialization from the 2017 list with broader software supply chain and update integrity issues. This category addresses situations where applications make assumptions about the integrity of software updates, critical data, or CI/CD pipelines without adequate verification [2].</w:t>
      </w:r>
    </w:p>
    <w:p w14:paraId="351A741C" w14:textId="77777777" w:rsidR="00625A51" w:rsidRDefault="00A76FF3">
      <w:pPr>
        <w:spacing w:before="80" w:after="80" w:line="280" w:lineRule="auto"/>
        <w:ind w:firstLine="720"/>
        <w:jc w:val="both"/>
      </w:pPr>
      <w:r>
        <w:t xml:space="preserve">The </w:t>
      </w:r>
      <w:proofErr w:type="spellStart"/>
      <w:r>
        <w:t>SolarWinds</w:t>
      </w:r>
      <w:proofErr w:type="spellEnd"/>
      <w:r>
        <w:t xml:space="preserve"> supply chain attack of 2020 demonstrated the catastrophic consequences of compromised software update mechanisms, enabling attackers to compromise thousands of organizations that had installed tampered software. Insecure deserialization allows attackers to manipulate serialized objects to achieve remote code execution or privilege escalation [16].</w:t>
      </w:r>
    </w:p>
    <w:p w14:paraId="52E53601" w14:textId="77777777" w:rsidR="00625A51" w:rsidRDefault="00A76FF3">
      <w:pPr>
        <w:spacing w:before="80" w:after="80" w:line="280" w:lineRule="auto"/>
        <w:ind w:firstLine="720"/>
        <w:jc w:val="both"/>
      </w:pPr>
      <w:r>
        <w:t>Mitigation requires verifying digital signatures of software components and updates; auditing CI/CD pipelines; using integrity checks for critical data; and avoiding deserialization of data from untrusted sources [2].</w:t>
      </w:r>
    </w:p>
    <w:p w14:paraId="3E55AA6B" w14:textId="77777777" w:rsidR="00625A51" w:rsidRDefault="00A76FF3">
      <w:pPr>
        <w:pStyle w:val="Heading2"/>
        <w:spacing w:before="240" w:after="120"/>
      </w:pPr>
      <w:r>
        <w:t>5.9 A09:2021 – Security Logging and Monitoring Failures</w:t>
      </w:r>
    </w:p>
    <w:p w14:paraId="77778D7B" w14:textId="77777777" w:rsidR="00625A51" w:rsidRDefault="00A76FF3">
      <w:pPr>
        <w:spacing w:before="80" w:after="80" w:line="280" w:lineRule="auto"/>
        <w:ind w:firstLine="720"/>
        <w:jc w:val="both"/>
      </w:pPr>
      <w:r>
        <w:t>Insufficient logging and monitoring was introduced in 2017 and retained in 2021, reflecting the consensus that the inability to detect, investigate, and respond to breaches amplifies the impact of every other vulnerability category. Without adequate logging, organizations cannot determine whether they have been attacked, what was accessed, or how an attacker gained entry. Industry data consistently shows that the average time to detect a breach is measured in months [3].</w:t>
      </w:r>
    </w:p>
    <w:p w14:paraId="407B93E1" w14:textId="77777777" w:rsidR="00625A51" w:rsidRDefault="00A76FF3">
      <w:pPr>
        <w:spacing w:before="80" w:after="80" w:line="280" w:lineRule="auto"/>
        <w:ind w:firstLine="720"/>
        <w:jc w:val="both"/>
      </w:pPr>
      <w:r>
        <w:t>Common failures include not logging authentication and access control failures; logging insufficient detail for forensic investigation; failing to monitor logs for suspicious activity; and not having incident response plans in place. The absence of logging is frequently exploited by attackers to cover their tracks after an initial compromise.</w:t>
      </w:r>
    </w:p>
    <w:p w14:paraId="5FE503AA" w14:textId="77777777" w:rsidR="00625A51" w:rsidRDefault="00A76FF3">
      <w:pPr>
        <w:spacing w:before="80" w:after="80" w:line="280" w:lineRule="auto"/>
        <w:ind w:firstLine="720"/>
        <w:jc w:val="both"/>
      </w:pPr>
      <w:r>
        <w:lastRenderedPageBreak/>
        <w:t>Mitigation requires ensuring all authentication, authorization, and validation failures are logged; implementing centralized log management using SIEM systems; establishing alerting thresholds for suspicious activity; and regularly testing incident detection and response capabilities [2].</w:t>
      </w:r>
    </w:p>
    <w:p w14:paraId="6FCA844B" w14:textId="77777777" w:rsidR="00625A51" w:rsidRDefault="00A76FF3">
      <w:pPr>
        <w:pStyle w:val="Heading2"/>
        <w:spacing w:before="240" w:after="120"/>
      </w:pPr>
      <w:r>
        <w:t>5.10 A10:2021 – Server-Side Request Forgery (SSRF)</w:t>
      </w:r>
    </w:p>
    <w:p w14:paraId="474234E5" w14:textId="77777777" w:rsidR="00625A51" w:rsidRDefault="00A76FF3">
      <w:pPr>
        <w:spacing w:before="80" w:after="80" w:line="280" w:lineRule="auto"/>
        <w:ind w:firstLine="720"/>
        <w:jc w:val="both"/>
      </w:pPr>
      <w:r>
        <w:t>Server-Side Request Forgery (SSRF) is a new addition in 2021, having been identified as a highly exploitable vulnerability in modern cloud-native architectures. SSRF vulnerabilities occur when a web application fetches a remote resource based on user-supplied input without adequately validating the requested URL, allowing an attacker to induce the server to make requests to internal services or cloud metadata endpoints [2].</w:t>
      </w:r>
    </w:p>
    <w:p w14:paraId="51F41493" w14:textId="77777777" w:rsidR="00625A51" w:rsidRDefault="00A76FF3">
      <w:pPr>
        <w:spacing w:before="80" w:after="80" w:line="280" w:lineRule="auto"/>
        <w:ind w:firstLine="720"/>
        <w:jc w:val="both"/>
      </w:pPr>
      <w:r>
        <w:t>In cloud environments, SSRF attacks can access instance metadata services—such as the AWS EC2 metadata endpoint—which can expose instance credentials and enable lateral movement. The Capital One breach of 2019 involved an SSRF vulnerability that enabled the attacker to retrieve temporary cloud credentials, ultimately compromising over 100 million customer records [17].</w:t>
      </w:r>
    </w:p>
    <w:p w14:paraId="1BC62E03" w14:textId="77777777" w:rsidR="00625A51" w:rsidRDefault="00A76FF3">
      <w:pPr>
        <w:spacing w:before="80" w:after="80" w:line="280" w:lineRule="auto"/>
        <w:ind w:firstLine="720"/>
        <w:jc w:val="both"/>
      </w:pPr>
      <w:r>
        <w:t xml:space="preserve">Mitigation strategies include sanitizing all user-supplied input used in server-side requests; enforcing </w:t>
      </w:r>
      <w:proofErr w:type="spellStart"/>
      <w:r>
        <w:t>allowlists</w:t>
      </w:r>
      <w:proofErr w:type="spellEnd"/>
      <w:r>
        <w:t xml:space="preserve"> for permitted destinations; implementing network-level controls to restrict outbound connections; and disabling unnecessary URL schemes and HTTP redirects [2].</w:t>
      </w:r>
    </w:p>
    <w:p w14:paraId="1CDFDE11" w14:textId="77777777" w:rsidR="00625A51" w:rsidRDefault="00625A51">
      <w:pPr>
        <w:spacing w:before="60" w:after="60"/>
      </w:pPr>
    </w:p>
    <w:p w14:paraId="5356F5C3" w14:textId="77777777" w:rsidR="00625A51" w:rsidRDefault="00A76FF3">
      <w:pPr>
        <w:pStyle w:val="Heading1"/>
      </w:pPr>
      <w:r>
        <w:t>6. Evolution from OWASP Top 10 (2017) to (2021)</w:t>
      </w:r>
    </w:p>
    <w:p w14:paraId="4A1F0D89" w14:textId="77777777" w:rsidR="00625A51" w:rsidRDefault="00A76FF3">
      <w:pPr>
        <w:spacing w:before="80" w:after="80" w:line="280" w:lineRule="auto"/>
        <w:ind w:firstLine="720"/>
        <w:jc w:val="both"/>
      </w:pPr>
      <w:r>
        <w:t>The transition from the 2017 to the 2021 edition reflects significant shifts in both the threat landscape and the methodology used to compile the list. Table 2 presents a comparative mapping of the two editions, illustrating changes in ranking, new categories, and merged or retired entries.</w:t>
      </w:r>
    </w:p>
    <w:p w14:paraId="2457167D" w14:textId="77777777" w:rsidR="00625A51" w:rsidRDefault="00625A51">
      <w:pPr>
        <w:spacing w:before="60" w:after="6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3406"/>
        <w:gridCol w:w="585"/>
        <w:gridCol w:w="3410"/>
        <w:gridCol w:w="1040"/>
      </w:tblGrid>
      <w:tr w:rsidR="00625A51" w14:paraId="2F8A18FC"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068B75" w14:textId="77777777" w:rsidR="00625A51" w:rsidRDefault="00A76FF3">
            <w:r>
              <w:rPr>
                <w:b/>
                <w:bCs/>
                <w:color w:val="FFFFFF"/>
                <w:sz w:val="20"/>
                <w:szCs w:val="20"/>
              </w:rPr>
              <w:t>#</w:t>
            </w:r>
          </w:p>
        </w:tc>
        <w:tc>
          <w:tcPr>
            <w:tcW w:w="3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20DD5F" w14:textId="77777777" w:rsidR="00625A51" w:rsidRDefault="00A76FF3">
            <w:r>
              <w:rPr>
                <w:b/>
                <w:bCs/>
                <w:color w:val="FFFFFF"/>
                <w:sz w:val="20"/>
                <w:szCs w:val="20"/>
              </w:rPr>
              <w:t>OWASP Top 10 – 2017</w:t>
            </w:r>
          </w:p>
        </w:tc>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D9657F" w14:textId="77777777" w:rsidR="00625A51" w:rsidRDefault="00A76FF3">
            <w:r>
              <w:rPr>
                <w:b/>
                <w:bCs/>
                <w:color w:val="FFFFFF"/>
                <w:sz w:val="20"/>
                <w:szCs w:val="20"/>
              </w:rPr>
              <w:t>#</w:t>
            </w:r>
          </w:p>
        </w:tc>
        <w:tc>
          <w:tcPr>
            <w:tcW w:w="3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1786C4" w14:textId="77777777" w:rsidR="00625A51" w:rsidRDefault="00A76FF3">
            <w:r>
              <w:rPr>
                <w:b/>
                <w:bCs/>
                <w:color w:val="FFFFFF"/>
                <w:sz w:val="20"/>
                <w:szCs w:val="20"/>
              </w:rPr>
              <w:t>OWASP Top 10 – 2021</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99C793" w14:textId="77777777" w:rsidR="00625A51" w:rsidRDefault="00A76FF3">
            <w:r>
              <w:rPr>
                <w:b/>
                <w:bCs/>
                <w:color w:val="FFFFFF"/>
                <w:sz w:val="20"/>
                <w:szCs w:val="20"/>
              </w:rPr>
              <w:t>Change</w:t>
            </w:r>
          </w:p>
        </w:tc>
      </w:tr>
      <w:tr w:rsidR="00625A51" w14:paraId="68A4D29A"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FED596E" w14:textId="77777777" w:rsidR="00625A51" w:rsidRDefault="00A76FF3">
            <w:r>
              <w:rPr>
                <w:color w:val="000000"/>
                <w:sz w:val="20"/>
                <w:szCs w:val="20"/>
              </w:rPr>
              <w:t>A1</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F8CC1A8" w14:textId="77777777" w:rsidR="00625A51" w:rsidRDefault="00A76FF3">
            <w:r>
              <w:rPr>
                <w:color w:val="000000"/>
                <w:sz w:val="20"/>
                <w:szCs w:val="20"/>
              </w:rPr>
              <w:t>Injection</w:t>
            </w:r>
          </w:p>
        </w:tc>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5EE04B3" w14:textId="77777777" w:rsidR="00625A51" w:rsidRDefault="00A76FF3">
            <w:r>
              <w:rPr>
                <w:color w:val="000000"/>
                <w:sz w:val="20"/>
                <w:szCs w:val="20"/>
              </w:rPr>
              <w:t>A03</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737297B" w14:textId="77777777" w:rsidR="00625A51" w:rsidRDefault="00A76FF3">
            <w:r>
              <w:rPr>
                <w:color w:val="000000"/>
                <w:sz w:val="20"/>
                <w:szCs w:val="20"/>
              </w:rPr>
              <w:t>Injection</w:t>
            </w:r>
          </w:p>
        </w:tc>
        <w:tc>
          <w:tcPr>
            <w:tcW w:w="10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A3F4772" w14:textId="77777777" w:rsidR="00625A51" w:rsidRDefault="00A76FF3">
            <w:r>
              <w:rPr>
                <w:color w:val="000000"/>
                <w:sz w:val="20"/>
                <w:szCs w:val="20"/>
              </w:rPr>
              <w:t>↓ 2 places</w:t>
            </w:r>
          </w:p>
        </w:tc>
      </w:tr>
      <w:tr w:rsidR="00625A51" w14:paraId="0C5AFAC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05742" w14:textId="77777777" w:rsidR="00625A51" w:rsidRDefault="00A76FF3">
            <w:r>
              <w:rPr>
                <w:color w:val="000000"/>
                <w:sz w:val="20"/>
                <w:szCs w:val="20"/>
              </w:rPr>
              <w:t>A2</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903560" w14:textId="77777777" w:rsidR="00625A51" w:rsidRDefault="00A76FF3">
            <w:r>
              <w:rPr>
                <w:color w:val="000000"/>
                <w:sz w:val="20"/>
                <w:szCs w:val="20"/>
              </w:rPr>
              <w:t>Broken Authentication</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C78C5" w14:textId="77777777" w:rsidR="00625A51" w:rsidRDefault="00A76FF3">
            <w:r>
              <w:rPr>
                <w:color w:val="000000"/>
                <w:sz w:val="20"/>
                <w:szCs w:val="20"/>
              </w:rPr>
              <w:t>A07</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91EFB0" w14:textId="77777777" w:rsidR="00625A51" w:rsidRDefault="00A76FF3">
            <w:r>
              <w:rPr>
                <w:color w:val="000000"/>
                <w:sz w:val="20"/>
                <w:szCs w:val="20"/>
              </w:rPr>
              <w:t>Identification &amp; Authentication Failures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50FC6" w14:textId="77777777" w:rsidR="00625A51" w:rsidRDefault="00A76FF3">
            <w:r>
              <w:rPr>
                <w:color w:val="000000"/>
                <w:sz w:val="20"/>
                <w:szCs w:val="20"/>
              </w:rPr>
              <w:t>↓ 5 places</w:t>
            </w:r>
          </w:p>
        </w:tc>
      </w:tr>
      <w:tr w:rsidR="00625A51" w14:paraId="005EA7BC"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9540BC0" w14:textId="77777777" w:rsidR="00625A51" w:rsidRDefault="00A76FF3">
            <w:r>
              <w:rPr>
                <w:color w:val="000000"/>
                <w:sz w:val="20"/>
                <w:szCs w:val="20"/>
              </w:rPr>
              <w:t>A3</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8537B99" w14:textId="77777777" w:rsidR="00625A51" w:rsidRDefault="00A76FF3">
            <w:r>
              <w:rPr>
                <w:color w:val="000000"/>
                <w:sz w:val="20"/>
                <w:szCs w:val="20"/>
              </w:rPr>
              <w:t>Sensitive Data Exposure</w:t>
            </w:r>
          </w:p>
        </w:tc>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5B974EC" w14:textId="77777777" w:rsidR="00625A51" w:rsidRDefault="00A76FF3">
            <w:r>
              <w:rPr>
                <w:color w:val="000000"/>
                <w:sz w:val="20"/>
                <w:szCs w:val="20"/>
              </w:rPr>
              <w:t>A02</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6C7617D" w14:textId="77777777" w:rsidR="00625A51" w:rsidRDefault="00A76FF3">
            <w:r>
              <w:rPr>
                <w:color w:val="000000"/>
                <w:sz w:val="20"/>
                <w:szCs w:val="20"/>
              </w:rPr>
              <w:t>Cryptographic Failures</w:t>
            </w:r>
          </w:p>
        </w:tc>
        <w:tc>
          <w:tcPr>
            <w:tcW w:w="10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9F3FDDB" w14:textId="77777777" w:rsidR="00625A51" w:rsidRDefault="00A76FF3">
            <w:r>
              <w:rPr>
                <w:color w:val="000000"/>
                <w:sz w:val="20"/>
                <w:szCs w:val="20"/>
              </w:rPr>
              <w:t>↑ 1 — renamed</w:t>
            </w:r>
          </w:p>
        </w:tc>
      </w:tr>
      <w:tr w:rsidR="00625A51" w14:paraId="72C634F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557D5C" w14:textId="77777777" w:rsidR="00625A51" w:rsidRDefault="00A76FF3">
            <w:r>
              <w:rPr>
                <w:color w:val="000000"/>
                <w:sz w:val="20"/>
                <w:szCs w:val="20"/>
              </w:rPr>
              <w:t>A4</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716C0" w14:textId="77777777" w:rsidR="00625A51" w:rsidRDefault="00A76FF3">
            <w:r>
              <w:rPr>
                <w:color w:val="000000"/>
                <w:sz w:val="20"/>
                <w:szCs w:val="20"/>
              </w:rPr>
              <w:t>XML External Entities (XXE)</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F0B44B" w14:textId="77777777" w:rsidR="00625A51" w:rsidRDefault="00A76FF3">
            <w:r>
              <w:rPr>
                <w:color w:val="000000"/>
                <w:sz w:val="20"/>
                <w:szCs w:val="20"/>
              </w:rPr>
              <w:t>—</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17457" w14:textId="77777777" w:rsidR="00625A51" w:rsidRDefault="00A76FF3">
            <w:r>
              <w:rPr>
                <w:color w:val="000000"/>
                <w:sz w:val="20"/>
                <w:szCs w:val="20"/>
              </w:rPr>
              <w:t>Merged into A05 (Security Misconfiguration)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9184E" w14:textId="77777777" w:rsidR="00625A51" w:rsidRDefault="00A76FF3">
            <w:r>
              <w:rPr>
                <w:color w:val="000000"/>
                <w:sz w:val="20"/>
                <w:szCs w:val="20"/>
              </w:rPr>
              <w:t>Merged</w:t>
            </w:r>
          </w:p>
        </w:tc>
      </w:tr>
      <w:tr w:rsidR="00625A51" w14:paraId="1610F375"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8EBA0C8" w14:textId="77777777" w:rsidR="00625A51" w:rsidRDefault="00A76FF3">
            <w:r>
              <w:rPr>
                <w:color w:val="000000"/>
                <w:sz w:val="20"/>
                <w:szCs w:val="20"/>
              </w:rPr>
              <w:t>A5</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283EE73" w14:textId="77777777" w:rsidR="00625A51" w:rsidRDefault="00A76FF3">
            <w:r>
              <w:rPr>
                <w:color w:val="000000"/>
                <w:sz w:val="20"/>
                <w:szCs w:val="20"/>
              </w:rPr>
              <w:t>Broken Access Control</w:t>
            </w:r>
          </w:p>
        </w:tc>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A5F8ACA" w14:textId="77777777" w:rsidR="00625A51" w:rsidRDefault="00A76FF3">
            <w:r>
              <w:rPr>
                <w:color w:val="000000"/>
                <w:sz w:val="20"/>
                <w:szCs w:val="20"/>
              </w:rPr>
              <w:t>A01</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E5C5F7F" w14:textId="77777777" w:rsidR="00625A51" w:rsidRDefault="00A76FF3">
            <w:r>
              <w:rPr>
                <w:color w:val="000000"/>
                <w:sz w:val="20"/>
                <w:szCs w:val="20"/>
              </w:rPr>
              <w:t>Broken Access Control</w:t>
            </w:r>
          </w:p>
        </w:tc>
        <w:tc>
          <w:tcPr>
            <w:tcW w:w="10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8C84521" w14:textId="77777777" w:rsidR="00625A51" w:rsidRDefault="00A76FF3">
            <w:r>
              <w:rPr>
                <w:color w:val="000000"/>
                <w:sz w:val="20"/>
                <w:szCs w:val="20"/>
              </w:rPr>
              <w:t>↑ 4 places</w:t>
            </w:r>
          </w:p>
        </w:tc>
      </w:tr>
      <w:tr w:rsidR="00625A51" w14:paraId="6383879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89BA2" w14:textId="77777777" w:rsidR="00625A51" w:rsidRDefault="00A76FF3">
            <w:r>
              <w:rPr>
                <w:color w:val="000000"/>
                <w:sz w:val="20"/>
                <w:szCs w:val="20"/>
              </w:rPr>
              <w:t>A6</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575E4F" w14:textId="77777777" w:rsidR="00625A51" w:rsidRDefault="00A76FF3">
            <w:r>
              <w:rPr>
                <w:color w:val="000000"/>
                <w:sz w:val="20"/>
                <w:szCs w:val="20"/>
              </w:rPr>
              <w:t>Security Misconfiguration</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9C8FA" w14:textId="77777777" w:rsidR="00625A51" w:rsidRDefault="00A76FF3">
            <w:r>
              <w:rPr>
                <w:color w:val="000000"/>
                <w:sz w:val="20"/>
                <w:szCs w:val="20"/>
              </w:rPr>
              <w:t>A05</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FF537" w14:textId="77777777" w:rsidR="00625A51" w:rsidRDefault="00A76FF3">
            <w:r>
              <w:rPr>
                <w:color w:val="000000"/>
                <w:sz w:val="20"/>
                <w:szCs w:val="20"/>
              </w:rPr>
              <w:t>Security Misconfiguration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DF0305" w14:textId="77777777" w:rsidR="00625A51" w:rsidRDefault="00A76FF3">
            <w:r>
              <w:rPr>
                <w:color w:val="000000"/>
                <w:sz w:val="20"/>
                <w:szCs w:val="20"/>
              </w:rPr>
              <w:t>↓ 1 place</w:t>
            </w:r>
          </w:p>
        </w:tc>
      </w:tr>
      <w:tr w:rsidR="00625A51" w14:paraId="04F6BA4C"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7F5B593" w14:textId="77777777" w:rsidR="00625A51" w:rsidRDefault="00A76FF3">
            <w:r>
              <w:rPr>
                <w:color w:val="000000"/>
                <w:sz w:val="20"/>
                <w:szCs w:val="20"/>
              </w:rPr>
              <w:t>A7</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843B3B3" w14:textId="77777777" w:rsidR="00625A51" w:rsidRDefault="00A76FF3">
            <w:r>
              <w:rPr>
                <w:color w:val="000000"/>
                <w:sz w:val="20"/>
                <w:szCs w:val="20"/>
              </w:rPr>
              <w:t>Cross-Site Scripting (XSS)</w:t>
            </w:r>
          </w:p>
        </w:tc>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851B811" w14:textId="77777777" w:rsidR="00625A51" w:rsidRDefault="00A76FF3">
            <w:r>
              <w:rPr>
                <w:color w:val="000000"/>
                <w:sz w:val="20"/>
                <w:szCs w:val="20"/>
              </w:rPr>
              <w:t>—</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20F1615" w14:textId="77777777" w:rsidR="00625A51" w:rsidRDefault="00A76FF3">
            <w:r>
              <w:rPr>
                <w:color w:val="000000"/>
                <w:sz w:val="20"/>
                <w:szCs w:val="20"/>
              </w:rPr>
              <w:t>Merged into A03 (Injection)</w:t>
            </w:r>
          </w:p>
        </w:tc>
        <w:tc>
          <w:tcPr>
            <w:tcW w:w="10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67CED60E" w14:textId="77777777" w:rsidR="00625A51" w:rsidRDefault="00A76FF3">
            <w:r>
              <w:rPr>
                <w:color w:val="000000"/>
                <w:sz w:val="20"/>
                <w:szCs w:val="20"/>
              </w:rPr>
              <w:t>Merged</w:t>
            </w:r>
          </w:p>
        </w:tc>
      </w:tr>
      <w:tr w:rsidR="00625A51" w14:paraId="77EDB2C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5959C" w14:textId="77777777" w:rsidR="00625A51" w:rsidRDefault="00A76FF3">
            <w:r>
              <w:rPr>
                <w:color w:val="000000"/>
                <w:sz w:val="20"/>
                <w:szCs w:val="20"/>
              </w:rPr>
              <w:lastRenderedPageBreak/>
              <w:t>A8</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9244A" w14:textId="77777777" w:rsidR="00625A51" w:rsidRDefault="00A76FF3">
            <w:r>
              <w:rPr>
                <w:color w:val="000000"/>
                <w:sz w:val="20"/>
                <w:szCs w:val="20"/>
              </w:rPr>
              <w:t>Insecure Deserialization</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20193" w14:textId="77777777" w:rsidR="00625A51" w:rsidRDefault="00A76FF3">
            <w:r>
              <w:rPr>
                <w:color w:val="000000"/>
                <w:sz w:val="20"/>
                <w:szCs w:val="20"/>
              </w:rPr>
              <w:t>A08</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3444F" w14:textId="77777777" w:rsidR="00625A51" w:rsidRDefault="00A76FF3">
            <w:r>
              <w:rPr>
                <w:color w:val="000000"/>
                <w:sz w:val="20"/>
                <w:szCs w:val="20"/>
              </w:rPr>
              <w:t>Software &amp; Data Integrity Failures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077B8" w14:textId="77777777" w:rsidR="00625A51" w:rsidRDefault="00A76FF3">
            <w:r>
              <w:rPr>
                <w:color w:val="000000"/>
                <w:sz w:val="20"/>
                <w:szCs w:val="20"/>
              </w:rPr>
              <w:t>~ Expanded</w:t>
            </w:r>
          </w:p>
        </w:tc>
      </w:tr>
      <w:tr w:rsidR="00625A51" w14:paraId="377CFF66"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4F0231A" w14:textId="77777777" w:rsidR="00625A51" w:rsidRDefault="00A76FF3">
            <w:r>
              <w:rPr>
                <w:color w:val="000000"/>
                <w:sz w:val="20"/>
                <w:szCs w:val="20"/>
              </w:rPr>
              <w:t>A9</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B7FA018" w14:textId="77777777" w:rsidR="00625A51" w:rsidRDefault="00A76FF3">
            <w:r>
              <w:rPr>
                <w:color w:val="000000"/>
                <w:sz w:val="20"/>
                <w:szCs w:val="20"/>
              </w:rPr>
              <w:t>Using Components with Known Vulnerabilities</w:t>
            </w:r>
          </w:p>
        </w:tc>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2A2D981B" w14:textId="77777777" w:rsidR="00625A51" w:rsidRDefault="00A76FF3">
            <w:r>
              <w:rPr>
                <w:color w:val="000000"/>
                <w:sz w:val="20"/>
                <w:szCs w:val="20"/>
              </w:rPr>
              <w:t>A06</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3231000D" w14:textId="77777777" w:rsidR="00625A51" w:rsidRDefault="00A76FF3">
            <w:r>
              <w:rPr>
                <w:color w:val="000000"/>
                <w:sz w:val="20"/>
                <w:szCs w:val="20"/>
              </w:rPr>
              <w:t>Vulnerable &amp; Outdated Components</w:t>
            </w:r>
          </w:p>
        </w:tc>
        <w:tc>
          <w:tcPr>
            <w:tcW w:w="10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CDBCE10" w14:textId="77777777" w:rsidR="00625A51" w:rsidRDefault="00A76FF3">
            <w:r>
              <w:rPr>
                <w:color w:val="000000"/>
                <w:sz w:val="20"/>
                <w:szCs w:val="20"/>
              </w:rPr>
              <w:t>↓ 3 places</w:t>
            </w:r>
          </w:p>
        </w:tc>
      </w:tr>
      <w:tr w:rsidR="00625A51" w14:paraId="4151E7A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EBFC0" w14:textId="77777777" w:rsidR="00625A51" w:rsidRDefault="00A76FF3">
            <w:r>
              <w:rPr>
                <w:color w:val="000000"/>
                <w:sz w:val="20"/>
                <w:szCs w:val="20"/>
              </w:rPr>
              <w:t>A10</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EFE78" w14:textId="77777777" w:rsidR="00625A51" w:rsidRDefault="00A76FF3">
            <w:r>
              <w:rPr>
                <w:color w:val="000000"/>
                <w:sz w:val="20"/>
                <w:szCs w:val="20"/>
              </w:rPr>
              <w:t>Insufficient Logging &amp; Monitoring</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513A3" w14:textId="77777777" w:rsidR="00625A51" w:rsidRDefault="00A76FF3">
            <w:r>
              <w:rPr>
                <w:color w:val="000000"/>
                <w:sz w:val="20"/>
                <w:szCs w:val="20"/>
              </w:rPr>
              <w:t>A09</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F5072" w14:textId="77777777" w:rsidR="00625A51" w:rsidRDefault="00A76FF3">
            <w:r>
              <w:rPr>
                <w:color w:val="000000"/>
                <w:sz w:val="20"/>
                <w:szCs w:val="20"/>
              </w:rPr>
              <w:t>Security Logging &amp; Monitoring Failures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EE0566" w14:textId="77777777" w:rsidR="00625A51" w:rsidRDefault="00A76FF3">
            <w:r>
              <w:rPr>
                <w:color w:val="000000"/>
                <w:sz w:val="20"/>
                <w:szCs w:val="20"/>
              </w:rPr>
              <w:t>↓ 1 place</w:t>
            </w:r>
          </w:p>
        </w:tc>
      </w:tr>
      <w:tr w:rsidR="00625A51" w14:paraId="76C0906E"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7E31DEF1" w14:textId="77777777" w:rsidR="00625A51" w:rsidRDefault="00A76FF3">
            <w:r>
              <w:rPr>
                <w:color w:val="000000"/>
                <w:sz w:val="20"/>
                <w:szCs w:val="20"/>
              </w:rPr>
              <w:t>—</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A42B07F" w14:textId="77777777" w:rsidR="00625A51" w:rsidRDefault="00A76FF3">
            <w:r>
              <w:rPr>
                <w:color w:val="000000"/>
                <w:sz w:val="20"/>
                <w:szCs w:val="20"/>
              </w:rPr>
              <w:t>—</w:t>
            </w:r>
          </w:p>
        </w:tc>
        <w:tc>
          <w:tcPr>
            <w:tcW w:w="5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4B79D606" w14:textId="77777777" w:rsidR="00625A51" w:rsidRDefault="00A76FF3">
            <w:r>
              <w:rPr>
                <w:color w:val="000000"/>
                <w:sz w:val="20"/>
                <w:szCs w:val="20"/>
              </w:rPr>
              <w:t>A04</w:t>
            </w:r>
          </w:p>
        </w:tc>
        <w:tc>
          <w:tcPr>
            <w:tcW w:w="3513"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1C146E83" w14:textId="77777777" w:rsidR="00625A51" w:rsidRDefault="00A76FF3">
            <w:r>
              <w:rPr>
                <w:color w:val="000000"/>
                <w:sz w:val="20"/>
                <w:szCs w:val="20"/>
              </w:rPr>
              <w:t>Insecure Design  ★ NEW</w:t>
            </w:r>
          </w:p>
        </w:tc>
        <w:tc>
          <w:tcPr>
            <w:tcW w:w="1000" w:type="dxa"/>
            <w:tcBorders>
              <w:top w:val="single" w:sz="1" w:space="0" w:color="AAAAAA"/>
              <w:left w:val="single" w:sz="1" w:space="0" w:color="AAAAAA"/>
              <w:bottom w:val="single" w:sz="1" w:space="0" w:color="AAAAAA"/>
              <w:right w:val="single" w:sz="1" w:space="0" w:color="AAAAAA"/>
            </w:tcBorders>
            <w:shd w:val="clear" w:color="auto" w:fill="F2F2FF"/>
            <w:tcMar>
              <w:top w:w="80" w:type="dxa"/>
              <w:left w:w="120" w:type="dxa"/>
              <w:bottom w:w="80" w:type="dxa"/>
              <w:right w:w="120" w:type="dxa"/>
            </w:tcMar>
            <w:vAlign w:val="center"/>
          </w:tcPr>
          <w:p w14:paraId="56E05242" w14:textId="77777777" w:rsidR="00625A51" w:rsidRDefault="00A76FF3">
            <w:r>
              <w:rPr>
                <w:color w:val="000000"/>
                <w:sz w:val="20"/>
                <w:szCs w:val="20"/>
              </w:rPr>
              <w:t>New</w:t>
            </w:r>
          </w:p>
        </w:tc>
      </w:tr>
      <w:tr w:rsidR="00625A51" w14:paraId="1F8244C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1BFB9" w14:textId="77777777" w:rsidR="00625A51" w:rsidRDefault="00A76FF3">
            <w:r>
              <w:rPr>
                <w:color w:val="000000"/>
                <w:sz w:val="20"/>
                <w:szCs w:val="20"/>
              </w:rPr>
              <w:t>—</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50E79" w14:textId="77777777" w:rsidR="00625A51" w:rsidRDefault="00A76FF3">
            <w:r>
              <w:rPr>
                <w:color w:val="000000"/>
                <w:sz w:val="20"/>
                <w:szCs w:val="20"/>
              </w:rPr>
              <w:t>—</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911DF" w14:textId="77777777" w:rsidR="00625A51" w:rsidRDefault="00A76FF3">
            <w:r>
              <w:rPr>
                <w:color w:val="000000"/>
                <w:sz w:val="20"/>
                <w:szCs w:val="20"/>
              </w:rPr>
              <w:t>A10</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4F70A6" w14:textId="77777777" w:rsidR="00625A51" w:rsidRDefault="00A76FF3">
            <w:r>
              <w:rPr>
                <w:color w:val="000000"/>
                <w:sz w:val="20"/>
                <w:szCs w:val="20"/>
              </w:rPr>
              <w:t>Server-Side Request Forgery  ★ NEW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A18BF0" w14:textId="77777777" w:rsidR="00625A51" w:rsidRDefault="00A76FF3">
            <w:r>
              <w:rPr>
                <w:color w:val="000000"/>
                <w:sz w:val="20"/>
                <w:szCs w:val="20"/>
              </w:rPr>
              <w:t>New</w:t>
            </w:r>
          </w:p>
        </w:tc>
      </w:tr>
    </w:tbl>
    <w:p w14:paraId="6395C19D" w14:textId="77777777" w:rsidR="00625A51" w:rsidRDefault="00625A51">
      <w:pPr>
        <w:spacing w:before="60" w:after="60"/>
      </w:pPr>
    </w:p>
    <w:p w14:paraId="033181C6" w14:textId="77777777" w:rsidR="00625A51" w:rsidRDefault="00A76FF3">
      <w:pPr>
        <w:spacing w:before="80" w:after="160"/>
        <w:jc w:val="center"/>
      </w:pPr>
      <w:r>
        <w:rPr>
          <w:sz w:val="20"/>
          <w:szCs w:val="20"/>
        </w:rPr>
        <w:t>Table 2: Comparative Mapping of OWASP Top 10 (2017) vs. (2021)</w:t>
      </w:r>
    </w:p>
    <w:p w14:paraId="1D4C4553" w14:textId="77777777" w:rsidR="00625A51" w:rsidRDefault="00625A51">
      <w:pPr>
        <w:spacing w:before="60" w:after="60"/>
      </w:pPr>
    </w:p>
    <w:p w14:paraId="120C4412" w14:textId="77777777" w:rsidR="00625A51" w:rsidRDefault="00A76FF3">
      <w:pPr>
        <w:spacing w:before="80" w:after="80" w:line="280" w:lineRule="auto"/>
        <w:ind w:firstLine="720"/>
        <w:jc w:val="both"/>
      </w:pPr>
      <w:r>
        <w:t>The most notable change is the elevation of Broken Access Control to the first position</w:t>
      </w:r>
      <w:del w:id="2" w:author="Claude" w:date="2026-06-18T00:00:00Z">
        <w:r>
          <w:delText>, reflecting empirical data showing it present in 94% of tested applications [2].</w:delText>
        </w:r>
      </w:del>
      <w:ins w:id="3" w:author="Claude" w:date="2026-06-18T00:00:00Z">
        <w:r>
          <w:t>. It had the most occurrences of any category in the contributed dataset (over 318,000 instances), was tested for in 94% of applications, and showed an average incidence rate of 3.81% [2].</w:t>
        </w:r>
      </w:ins>
      <w:r>
        <w:t xml:space="preserve"> Three new categories were introduced: Insecure Design (A04), Software and Data Integrity Failures (A08), and Server-Side Request Forgery (A10). The introduction of Insecure Design represents a conceptual shift, moving beyond purely technical implementation flaws to address architectural security weaknesses.</w:t>
      </w:r>
    </w:p>
    <w:p w14:paraId="7B9C1285" w14:textId="77777777" w:rsidR="00625A51" w:rsidRDefault="00A76FF3">
      <w:pPr>
        <w:spacing w:before="80" w:after="80" w:line="280" w:lineRule="auto"/>
        <w:ind w:firstLine="720"/>
        <w:jc w:val="both"/>
      </w:pPr>
      <w:r>
        <w:t>Cross-Site Scripting (XSS), ranked seventh in 2017, was merged into Injection in 2021, as XSS shares the same root cause as other injection classes: insufficient validation of user-supplied data. Similarly, XML External Entity (XXE) injection was absorbed into Security Misconfiguration, reflecting that XXE vulnerabilities typically arise from misconfigured XML processors rather than constituting a fundamentally distinct class.</w:t>
      </w:r>
    </w:p>
    <w:p w14:paraId="2D7F6A0F" w14:textId="77777777" w:rsidR="00625A51" w:rsidRDefault="00625A51">
      <w:pPr>
        <w:spacing w:before="60" w:after="60"/>
      </w:pPr>
    </w:p>
    <w:p w14:paraId="0C1490F4" w14:textId="77777777" w:rsidR="00625A51" w:rsidRDefault="00A76FF3">
      <w:pPr>
        <w:pStyle w:val="Heading1"/>
      </w:pPr>
      <w:r>
        <w:t>7. Overarching Mitigation Strategies</w:t>
      </w:r>
    </w:p>
    <w:p w14:paraId="0C098968" w14:textId="77777777" w:rsidR="00625A51" w:rsidRDefault="00A76FF3">
      <w:pPr>
        <w:spacing w:before="80" w:after="80" w:line="280" w:lineRule="auto"/>
        <w:ind w:firstLine="720"/>
        <w:jc w:val="both"/>
      </w:pPr>
      <w:r>
        <w:t>While each OWASP Top 10 category has specific mitigations, several overarching strategies apply broadly across vulnerability classes and represent foundational security practices for web application development.</w:t>
      </w:r>
    </w:p>
    <w:p w14:paraId="64E90710" w14:textId="77777777" w:rsidR="00625A51" w:rsidRDefault="00A76FF3">
      <w:pPr>
        <w:pStyle w:val="Heading2"/>
        <w:spacing w:before="240" w:after="120"/>
      </w:pPr>
      <w:r>
        <w:t>7.1 Secure Development Lifecycle Integration</w:t>
      </w:r>
    </w:p>
    <w:p w14:paraId="5AC0D810" w14:textId="77777777" w:rsidR="00625A51" w:rsidRDefault="00A76FF3">
      <w:pPr>
        <w:spacing w:before="80" w:after="80" w:line="280" w:lineRule="auto"/>
        <w:ind w:firstLine="720"/>
        <w:jc w:val="both"/>
      </w:pPr>
      <w:r>
        <w:t xml:space="preserve">Integrating security into every phase of the software development lifecycle (SDLC) is the most effective long-term strategy for reducing vulnerability incidence. This includes threat modeling during design, automated security testing (SAST, DAST) in CI/CD pipelines, security-focused code reviews, and penetration testing prior to production deployments [13]. Organizations that adopt </w:t>
      </w:r>
      <w:proofErr w:type="spellStart"/>
      <w:r>
        <w:t>DevSecOps</w:t>
      </w:r>
      <w:proofErr w:type="spellEnd"/>
      <w:r>
        <w:t xml:space="preserve"> practices consistently demonstrate lower rates of production vulnerabilities [18].</w:t>
      </w:r>
    </w:p>
    <w:p w14:paraId="332DC331" w14:textId="77777777" w:rsidR="00625A51" w:rsidRDefault="00A76FF3">
      <w:pPr>
        <w:pStyle w:val="Heading2"/>
        <w:spacing w:before="240" w:after="120"/>
      </w:pPr>
      <w:r>
        <w:t>7.2 Defense in Depth</w:t>
      </w:r>
    </w:p>
    <w:p w14:paraId="7DA5FF6C" w14:textId="77777777" w:rsidR="00625A51" w:rsidRDefault="00A76FF3">
      <w:pPr>
        <w:spacing w:before="80" w:after="80" w:line="280" w:lineRule="auto"/>
        <w:ind w:firstLine="720"/>
        <w:jc w:val="both"/>
      </w:pPr>
      <w:r>
        <w:lastRenderedPageBreak/>
        <w:t>Defense in depth advocates for multiple overlapping security controls such that the failure of any single control does not result in a complete compromise. Applied to web applications, this means combining input validation, parameterized queries, access control enforcement, encryption, logging, and network-level controls in a layered architecture. No single control is assumed to be infallible; each layer reduces the probability that an attacker achieves their objective [9].</w:t>
      </w:r>
    </w:p>
    <w:p w14:paraId="6444BD28" w14:textId="77777777" w:rsidR="00625A51" w:rsidRDefault="00A76FF3">
      <w:pPr>
        <w:pStyle w:val="Heading2"/>
        <w:spacing w:before="240" w:after="120"/>
      </w:pPr>
      <w:r>
        <w:t>7.3 Principle of Least Privilege</w:t>
      </w:r>
    </w:p>
    <w:p w14:paraId="3C19892A" w14:textId="77777777" w:rsidR="00625A51" w:rsidRDefault="00A76FF3">
      <w:pPr>
        <w:spacing w:before="80" w:after="80" w:line="280" w:lineRule="auto"/>
        <w:ind w:firstLine="720"/>
        <w:jc w:val="both"/>
      </w:pPr>
      <w:r>
        <w:t>Every component, service, and user account should operate with the minimum set of permissions required to perform its intended function. Applied to database access, application accounts should not hold administrative privileges. In cloud environments, IAM roles should be scoped to specific resources and actions. This principle limits the potential damage from successful exploitation of any single vulnerability [9].</w:t>
      </w:r>
    </w:p>
    <w:p w14:paraId="3AAFDDBC" w14:textId="77777777" w:rsidR="00625A51" w:rsidRDefault="00A76FF3">
      <w:pPr>
        <w:pStyle w:val="Heading2"/>
        <w:spacing w:before="240" w:after="120"/>
      </w:pPr>
      <w:r>
        <w:t>7.4 Security Testing and Continuous Monitoring</w:t>
      </w:r>
    </w:p>
    <w:p w14:paraId="07DA4819" w14:textId="77777777" w:rsidR="00625A51" w:rsidRDefault="00A76FF3">
      <w:pPr>
        <w:spacing w:before="80" w:after="80" w:line="280" w:lineRule="auto"/>
        <w:ind w:firstLine="720"/>
        <w:jc w:val="both"/>
      </w:pPr>
      <w:r>
        <w:t xml:space="preserve">Regular security testing—including automated scanning and manual penetration testing—is essential for identifying vulnerabilities before exploitation. Tools such as OWASP ZAP, Burp Suite, and </w:t>
      </w:r>
      <w:proofErr w:type="spellStart"/>
      <w:r>
        <w:t>Nikto</w:t>
      </w:r>
      <w:proofErr w:type="spellEnd"/>
      <w:r>
        <w:t xml:space="preserve"> can quickly surface common vulnerability patterns, while penetration testers can identify complex business logic flaws and chained attack scenarios that automated tools miss. Continuous monitoring using SIEM systems, with alerts configured for anomalous patterns, enables rapid detection and response [2].</w:t>
      </w:r>
    </w:p>
    <w:p w14:paraId="5C0C8F8B" w14:textId="77777777" w:rsidR="00625A51" w:rsidRDefault="00625A51">
      <w:pPr>
        <w:spacing w:before="60" w:after="60"/>
      </w:pPr>
    </w:p>
    <w:p w14:paraId="68EBA4A1" w14:textId="77777777" w:rsidR="00625A51" w:rsidRDefault="00A76FF3">
      <w:pPr>
        <w:pStyle w:val="Heading1"/>
      </w:pPr>
      <w:r>
        <w:t>8. Limitations</w:t>
      </w:r>
    </w:p>
    <w:p w14:paraId="3317AC3A" w14:textId="77777777" w:rsidR="00625A51" w:rsidRDefault="00A76FF3">
      <w:pPr>
        <w:spacing w:before="80" w:after="80" w:line="280" w:lineRule="auto"/>
        <w:ind w:firstLine="720"/>
        <w:jc w:val="both"/>
      </w:pPr>
      <w:r>
        <w:t>This study is subject to several limitations that should be considered when interpreting its findings. First, as a literature review and theoretical analysis, this paper does not present original empirical data. The vulnerability prevalence and severity assessments referenced throughout are drawn from third-party sources, including OWASP, NVD, and industry reports, whose methodologies and data collection scopes vary. Readers seeking empirical validation of specific vulnerability rates are encouraged to consult primary data sources directly.</w:t>
      </w:r>
    </w:p>
    <w:p w14:paraId="2E36EA96" w14:textId="77777777" w:rsidR="00625A51" w:rsidRDefault="00A76FF3">
      <w:pPr>
        <w:spacing w:before="80" w:after="80" w:line="280" w:lineRule="auto"/>
        <w:ind w:firstLine="720"/>
        <w:jc w:val="both"/>
      </w:pPr>
      <w:r>
        <w:t>Second, the OWASP Top 10 list, while the most widely recognized framework for web application security, is not exhaustive. Numerous vulnerability categories that fall outside the Top 10 may be equally critical in specific application domains or deployment contexts. This review is scoped to the Top 10 categories and does not address the broader web vulnerability landscape.</w:t>
      </w:r>
    </w:p>
    <w:p w14:paraId="0BD25B34" w14:textId="77777777" w:rsidR="00625A51" w:rsidRDefault="00A76FF3">
      <w:pPr>
        <w:spacing w:before="80" w:after="80" w:line="280" w:lineRule="auto"/>
        <w:ind w:firstLine="720"/>
        <w:jc w:val="both"/>
      </w:pPr>
      <w:r>
        <w:t>Third, the rapidly evolving nature of the cybersecurity threat landscape means that new vulnerability patterns and attack techniques may emerge after the publication of the 2021 OWASP Top 10. This review reflects the state of knowledge as represented in the current edition and in literature available at the time of writing; subsequent developments may alter the relative importance of specific categories.</w:t>
      </w:r>
      <w:del w:id="4" w:author="Claude" w:date="2026-06-18T00:00:00Z">
        <w:r>
          <w:delText xml:space="preserve"> Future updates to the OWASP Top 10, expected to reflect post-2021 threat data, may necessitate revision of the comparative analysis presented in Section 6.</w:delText>
        </w:r>
      </w:del>
      <w:ins w:id="5" w:author="Claude" w:date="2026-06-18T00:00:00Z">
        <w:r>
          <w:t xml:space="preserve"> A subsequent edition reflecting post-2021 threat data has since been released, which would extend the comparative analysis presented in Section 6.</w:t>
        </w:r>
      </w:ins>
    </w:p>
    <w:p w14:paraId="2001A426" w14:textId="77777777" w:rsidR="00625A51" w:rsidRDefault="00625A51">
      <w:pPr>
        <w:spacing w:before="60" w:after="60"/>
      </w:pPr>
    </w:p>
    <w:p w14:paraId="7A02F981" w14:textId="77777777" w:rsidR="00625A51" w:rsidRDefault="00A76FF3">
      <w:pPr>
        <w:pStyle w:val="Heading1"/>
      </w:pPr>
      <w:r>
        <w:t>9. Conclusion</w:t>
      </w:r>
    </w:p>
    <w:p w14:paraId="5F2AB070" w14:textId="77777777" w:rsidR="00625A51" w:rsidRDefault="00A76FF3">
      <w:pPr>
        <w:spacing w:before="80" w:after="80" w:line="280" w:lineRule="auto"/>
        <w:ind w:firstLine="720"/>
        <w:jc w:val="both"/>
      </w:pPr>
      <w:r>
        <w:t>This paper has presented a comprehensive review of the OWASP Top 10 (2021) web application security vulnerabilities, examining each category in terms of its technical characteristics, real-world impact, and recommended mitigation strategies. A consolidated reference table and CWE coverage analysis were provided to complement the detailed narrative analysis. The evolution of the list from the 2017 to the 2021 edition reflects a maturing understanding of the web threat landscape, with new categories addressing emerging attack patterns not captured in earlier editions.</w:t>
      </w:r>
    </w:p>
    <w:p w14:paraId="03BFAC28" w14:textId="77777777" w:rsidR="00625A51" w:rsidRDefault="00A76FF3">
      <w:pPr>
        <w:spacing w:before="80" w:after="80" w:line="280" w:lineRule="auto"/>
        <w:ind w:firstLine="720"/>
        <w:jc w:val="both"/>
      </w:pPr>
      <w:r>
        <w:t>The central finding of this review is that despite decades of security research and the widespread availability of best-practice guidance, fundamental vulnerabilities such as Broken Access Control and Injection continue to affect the vast majority of web applications. This persistence suggests that the challenge of web application security is not primarily one of knowledge but of consistent application of that knowledge across the software development lifecycle.</w:t>
      </w:r>
    </w:p>
    <w:p w14:paraId="6B3C2A7C" w14:textId="77777777" w:rsidR="00625A51" w:rsidRDefault="00A76FF3">
      <w:pPr>
        <w:spacing w:before="80" w:after="80" w:line="280" w:lineRule="auto"/>
        <w:ind w:firstLine="720"/>
        <w:jc w:val="both"/>
      </w:pPr>
      <w:r>
        <w:t>Addressing this challenge requires a multifaceted approach encompassing developer education, integration of security tooling into development workflows, organizational security culture, and the adoption of security-by-design principles. The OWASP Top 10 remains an invaluable starting point, providing a common language and prioritized framework that enables development teams to focus security efforts where they are most needed. Future work could extend this review through empirical analysis of vulnerability remediation rates across specific application domains, and longitudinal investigation of the effectiveness of developer training programs in reducing OWASP Top 10 vulnerability incidence.</w:t>
      </w:r>
    </w:p>
    <w:p w14:paraId="7E36BA79" w14:textId="77777777" w:rsidR="00625A51" w:rsidRDefault="00625A51">
      <w:pPr>
        <w:spacing w:before="60" w:after="60"/>
      </w:pPr>
    </w:p>
    <w:p w14:paraId="149CB5A9" w14:textId="77777777" w:rsidR="00625A51" w:rsidRDefault="00A76FF3">
      <w:pPr>
        <w:pStyle w:val="Heading1"/>
      </w:pPr>
      <w:r>
        <w:t>References</w:t>
      </w:r>
    </w:p>
    <w:p w14:paraId="5AF1D80E" w14:textId="77777777" w:rsidR="00625A51" w:rsidRDefault="00A76FF3">
      <w:pPr>
        <w:spacing w:before="60" w:after="60" w:line="260" w:lineRule="auto"/>
        <w:ind w:left="720" w:hanging="720"/>
        <w:jc w:val="both"/>
      </w:pPr>
      <w:r>
        <w:rPr>
          <w:sz w:val="20"/>
          <w:szCs w:val="20"/>
        </w:rPr>
        <w:t>[1]  Verizon, "2023 Data Breach Investigations Report (DBIR)," Verizon Communications Inc., 2023. [Online]. Available: https://www.verizon.com/business/resources/reports/dbir/</w:t>
      </w:r>
    </w:p>
    <w:p w14:paraId="0AFA6BC1" w14:textId="77777777" w:rsidR="00625A51" w:rsidRDefault="00A76FF3">
      <w:pPr>
        <w:spacing w:before="60" w:after="60" w:line="260" w:lineRule="auto"/>
        <w:ind w:left="720" w:hanging="720"/>
        <w:jc w:val="both"/>
      </w:pPr>
      <w:r>
        <w:rPr>
          <w:sz w:val="20"/>
          <w:szCs w:val="20"/>
        </w:rPr>
        <w:t>[2]  OWASP Foundation, "OWASP Top Ten," 2021. [Online]. Available: https://owasp.org/Top10/</w:t>
      </w:r>
    </w:p>
    <w:p w14:paraId="44047659" w14:textId="77777777" w:rsidR="00625A51" w:rsidRDefault="00A76FF3">
      <w:pPr>
        <w:spacing w:before="60" w:after="60" w:line="260" w:lineRule="auto"/>
        <w:ind w:left="720" w:hanging="720"/>
        <w:jc w:val="both"/>
      </w:pPr>
      <w:r>
        <w:rPr>
          <w:sz w:val="20"/>
          <w:szCs w:val="20"/>
        </w:rPr>
        <w:t xml:space="preserve">[3]  IBM Security and </w:t>
      </w:r>
      <w:proofErr w:type="spellStart"/>
      <w:r>
        <w:rPr>
          <w:sz w:val="20"/>
          <w:szCs w:val="20"/>
        </w:rPr>
        <w:t>Ponemon</w:t>
      </w:r>
      <w:proofErr w:type="spellEnd"/>
      <w:r>
        <w:rPr>
          <w:sz w:val="20"/>
          <w:szCs w:val="20"/>
        </w:rPr>
        <w:t xml:space="preserve"> Institute, "Cost of a Data Breach Report 2023," IBM Corporation, 2023.</w:t>
      </w:r>
    </w:p>
    <w:p w14:paraId="7A3D06C0" w14:textId="77777777" w:rsidR="00625A51" w:rsidRDefault="00A76FF3">
      <w:pPr>
        <w:spacing w:before="60" w:after="60" w:line="260" w:lineRule="auto"/>
        <w:ind w:left="720" w:hanging="720"/>
        <w:jc w:val="both"/>
      </w:pPr>
      <w:r>
        <w:rPr>
          <w:sz w:val="20"/>
          <w:szCs w:val="20"/>
        </w:rPr>
        <w:t xml:space="preserve">[4]  G. </w:t>
      </w:r>
      <w:proofErr w:type="spellStart"/>
      <w:r>
        <w:rPr>
          <w:sz w:val="20"/>
          <w:szCs w:val="20"/>
        </w:rPr>
        <w:t>Symeonidis</w:t>
      </w:r>
      <w:proofErr w:type="spellEnd"/>
      <w:r>
        <w:rPr>
          <w:sz w:val="20"/>
          <w:szCs w:val="20"/>
        </w:rPr>
        <w:t xml:space="preserve">, D. </w:t>
      </w:r>
      <w:proofErr w:type="spellStart"/>
      <w:r>
        <w:rPr>
          <w:sz w:val="20"/>
          <w:szCs w:val="20"/>
        </w:rPr>
        <w:t>Kehagias</w:t>
      </w:r>
      <w:proofErr w:type="spellEnd"/>
      <w:r>
        <w:rPr>
          <w:sz w:val="20"/>
          <w:szCs w:val="20"/>
        </w:rPr>
        <w:t xml:space="preserve">, and P. </w:t>
      </w:r>
      <w:proofErr w:type="spellStart"/>
      <w:r>
        <w:rPr>
          <w:sz w:val="20"/>
          <w:szCs w:val="20"/>
        </w:rPr>
        <w:t>Mitkas</w:t>
      </w:r>
      <w:proofErr w:type="spellEnd"/>
      <w:r>
        <w:rPr>
          <w:sz w:val="20"/>
          <w:szCs w:val="20"/>
        </w:rPr>
        <w:t>, "A systematic review of web application vulnerability detection techniques," Journal of Information Security and Applications, vol. 55, pp. 102–114, 2020.</w:t>
      </w:r>
    </w:p>
    <w:p w14:paraId="1238EC76" w14:textId="77777777" w:rsidR="00625A51" w:rsidRDefault="00A76FF3">
      <w:pPr>
        <w:spacing w:before="60" w:after="60" w:line="260" w:lineRule="auto"/>
        <w:ind w:left="720" w:hanging="720"/>
        <w:jc w:val="both"/>
      </w:pPr>
      <w:r>
        <w:rPr>
          <w:sz w:val="20"/>
          <w:szCs w:val="20"/>
        </w:rPr>
        <w:t xml:space="preserve">[5]  L. K. </w:t>
      </w:r>
      <w:proofErr w:type="spellStart"/>
      <w:r>
        <w:rPr>
          <w:sz w:val="20"/>
          <w:szCs w:val="20"/>
        </w:rPr>
        <w:t>Shar</w:t>
      </w:r>
      <w:proofErr w:type="spellEnd"/>
      <w:r>
        <w:rPr>
          <w:sz w:val="20"/>
          <w:szCs w:val="20"/>
        </w:rPr>
        <w:t xml:space="preserve"> and H. B. K. Tan, "Defeating SQL injection," Computer, vol. 46, no. 3, pp. 69–77, 2013.</w:t>
      </w:r>
    </w:p>
    <w:p w14:paraId="2CD43652" w14:textId="77777777" w:rsidR="00625A51" w:rsidRDefault="00A76FF3">
      <w:pPr>
        <w:spacing w:before="60" w:after="60" w:line="260" w:lineRule="auto"/>
        <w:ind w:left="720" w:hanging="720"/>
        <w:jc w:val="both"/>
      </w:pPr>
      <w:r>
        <w:rPr>
          <w:sz w:val="20"/>
          <w:szCs w:val="20"/>
        </w:rPr>
        <w:t xml:space="preserve">[6]  M. </w:t>
      </w:r>
      <w:proofErr w:type="spellStart"/>
      <w:r>
        <w:rPr>
          <w:sz w:val="20"/>
          <w:szCs w:val="20"/>
        </w:rPr>
        <w:t>Curphey</w:t>
      </w:r>
      <w:proofErr w:type="spellEnd"/>
      <w:r>
        <w:rPr>
          <w:sz w:val="20"/>
          <w:szCs w:val="20"/>
        </w:rPr>
        <w:t xml:space="preserve"> and R. </w:t>
      </w:r>
      <w:proofErr w:type="spellStart"/>
      <w:r>
        <w:rPr>
          <w:sz w:val="20"/>
          <w:szCs w:val="20"/>
        </w:rPr>
        <w:t>Arawo</w:t>
      </w:r>
      <w:proofErr w:type="spellEnd"/>
      <w:r>
        <w:rPr>
          <w:sz w:val="20"/>
          <w:szCs w:val="20"/>
        </w:rPr>
        <w:t>, "Web application security assessment tools," IEEE Security &amp; Privacy, vol. 4, no. 4, pp. 32–41, 2006.</w:t>
      </w:r>
    </w:p>
    <w:p w14:paraId="6434BE41" w14:textId="77777777" w:rsidR="00625A51" w:rsidRDefault="00A76FF3">
      <w:pPr>
        <w:spacing w:before="60" w:after="60" w:line="260" w:lineRule="auto"/>
        <w:ind w:left="720" w:hanging="720"/>
        <w:jc w:val="both"/>
      </w:pPr>
      <w:r>
        <w:rPr>
          <w:sz w:val="20"/>
          <w:szCs w:val="20"/>
        </w:rPr>
        <w:t xml:space="preserve">[7]  N. </w:t>
      </w:r>
      <w:proofErr w:type="spellStart"/>
      <w:r>
        <w:rPr>
          <w:sz w:val="20"/>
          <w:szCs w:val="20"/>
        </w:rPr>
        <w:t>Khoury</w:t>
      </w:r>
      <w:proofErr w:type="spellEnd"/>
      <w:r>
        <w:rPr>
          <w:sz w:val="20"/>
          <w:szCs w:val="20"/>
        </w:rPr>
        <w:t xml:space="preserve"> and A. </w:t>
      </w:r>
      <w:proofErr w:type="spellStart"/>
      <w:r>
        <w:rPr>
          <w:sz w:val="20"/>
          <w:szCs w:val="20"/>
        </w:rPr>
        <w:t>Shameli-Sendi</w:t>
      </w:r>
      <w:proofErr w:type="spellEnd"/>
      <w:r>
        <w:rPr>
          <w:sz w:val="20"/>
          <w:szCs w:val="20"/>
        </w:rPr>
        <w:t>, "A taxonomy of web application vulnerabilities and countermeasures," International Journal of Network Security, vol. 21, no. 5, pp. 834–853, 2019.</w:t>
      </w:r>
    </w:p>
    <w:p w14:paraId="5673B4FB" w14:textId="77777777" w:rsidR="00625A51" w:rsidRDefault="00A76FF3">
      <w:pPr>
        <w:spacing w:before="60" w:after="60" w:line="260" w:lineRule="auto"/>
        <w:ind w:left="720" w:hanging="720"/>
        <w:jc w:val="both"/>
      </w:pPr>
      <w:r>
        <w:rPr>
          <w:sz w:val="20"/>
          <w:szCs w:val="20"/>
        </w:rPr>
        <w:t xml:space="preserve">[8]  D. </w:t>
      </w:r>
      <w:proofErr w:type="spellStart"/>
      <w:r>
        <w:rPr>
          <w:sz w:val="20"/>
          <w:szCs w:val="20"/>
        </w:rPr>
        <w:t>Stuttard</w:t>
      </w:r>
      <w:proofErr w:type="spellEnd"/>
      <w:r>
        <w:rPr>
          <w:sz w:val="20"/>
          <w:szCs w:val="20"/>
        </w:rPr>
        <w:t xml:space="preserve"> and M. Pinto, The Web Application Hacker's Handbook: Finding and Exploiting Security Flaws, 2nd ed. Hoboken, NJ, USA: Wiley, 2011.</w:t>
      </w:r>
    </w:p>
    <w:p w14:paraId="2FF2D435" w14:textId="77777777" w:rsidR="00625A51" w:rsidRDefault="00A76FF3">
      <w:pPr>
        <w:spacing w:before="60" w:after="60" w:line="260" w:lineRule="auto"/>
        <w:ind w:left="720" w:hanging="720"/>
        <w:jc w:val="both"/>
      </w:pPr>
      <w:r>
        <w:rPr>
          <w:sz w:val="20"/>
          <w:szCs w:val="20"/>
        </w:rPr>
        <w:t xml:space="preserve">[9]  H. </w:t>
      </w:r>
      <w:proofErr w:type="spellStart"/>
      <w:r>
        <w:rPr>
          <w:sz w:val="20"/>
          <w:szCs w:val="20"/>
        </w:rPr>
        <w:t>Shahriar</w:t>
      </w:r>
      <w:proofErr w:type="spellEnd"/>
      <w:r>
        <w:rPr>
          <w:sz w:val="20"/>
          <w:szCs w:val="20"/>
        </w:rPr>
        <w:t xml:space="preserve"> and M. </w:t>
      </w:r>
      <w:proofErr w:type="spellStart"/>
      <w:r>
        <w:rPr>
          <w:sz w:val="20"/>
          <w:szCs w:val="20"/>
        </w:rPr>
        <w:t>Zulkernine</w:t>
      </w:r>
      <w:proofErr w:type="spellEnd"/>
      <w:r>
        <w:rPr>
          <w:sz w:val="20"/>
          <w:szCs w:val="20"/>
        </w:rPr>
        <w:t>, "Mitigating program security vulnerabilities: Approaches and challenges," ACM Computing Surveys, vol. 44, no. 3, art. 11, 2012.</w:t>
      </w:r>
    </w:p>
    <w:p w14:paraId="11C3B2A0" w14:textId="77777777" w:rsidR="00625A51" w:rsidRDefault="00A76FF3">
      <w:pPr>
        <w:spacing w:before="60" w:after="60" w:line="260" w:lineRule="auto"/>
        <w:ind w:left="720" w:hanging="720"/>
        <w:jc w:val="both"/>
      </w:pPr>
      <w:r>
        <w:rPr>
          <w:sz w:val="20"/>
          <w:szCs w:val="20"/>
        </w:rPr>
        <w:t xml:space="preserve">[10]  J. Kelsey and B. </w:t>
      </w:r>
      <w:proofErr w:type="spellStart"/>
      <w:r>
        <w:rPr>
          <w:sz w:val="20"/>
          <w:szCs w:val="20"/>
        </w:rPr>
        <w:t>Schneier</w:t>
      </w:r>
      <w:proofErr w:type="spellEnd"/>
      <w:r>
        <w:rPr>
          <w:sz w:val="20"/>
          <w:szCs w:val="20"/>
        </w:rPr>
        <w:t>, "Second preimages on n-bit hash functions for much less than 2n work," Lecture Notes in Computer Science. Springer, 1999.</w:t>
      </w:r>
    </w:p>
    <w:p w14:paraId="1BA84E89" w14:textId="77777777" w:rsidR="00625A51" w:rsidRDefault="00A76FF3">
      <w:pPr>
        <w:spacing w:before="60" w:after="60" w:line="260" w:lineRule="auto"/>
        <w:ind w:left="720" w:hanging="720"/>
        <w:jc w:val="both"/>
      </w:pPr>
      <w:r>
        <w:rPr>
          <w:sz w:val="20"/>
          <w:szCs w:val="20"/>
        </w:rPr>
        <w:t xml:space="preserve">[11]  W. G. J. </w:t>
      </w:r>
      <w:proofErr w:type="spellStart"/>
      <w:r>
        <w:rPr>
          <w:sz w:val="20"/>
          <w:szCs w:val="20"/>
        </w:rPr>
        <w:t>Halfond</w:t>
      </w:r>
      <w:proofErr w:type="spellEnd"/>
      <w:r>
        <w:rPr>
          <w:sz w:val="20"/>
          <w:szCs w:val="20"/>
        </w:rPr>
        <w:t xml:space="preserve">, J. </w:t>
      </w:r>
      <w:proofErr w:type="spellStart"/>
      <w:r>
        <w:rPr>
          <w:sz w:val="20"/>
          <w:szCs w:val="20"/>
        </w:rPr>
        <w:t>Viegas</w:t>
      </w:r>
      <w:proofErr w:type="spellEnd"/>
      <w:r>
        <w:rPr>
          <w:sz w:val="20"/>
          <w:szCs w:val="20"/>
        </w:rPr>
        <w:t xml:space="preserve">, and A. </w:t>
      </w:r>
      <w:proofErr w:type="spellStart"/>
      <w:r>
        <w:rPr>
          <w:sz w:val="20"/>
          <w:szCs w:val="20"/>
        </w:rPr>
        <w:t>Orso</w:t>
      </w:r>
      <w:proofErr w:type="spellEnd"/>
      <w:r>
        <w:rPr>
          <w:sz w:val="20"/>
          <w:szCs w:val="20"/>
        </w:rPr>
        <w:t xml:space="preserve">, "A classification of SQL injection attacks and countermeasures," in Proc. IEEE Int. </w:t>
      </w:r>
      <w:proofErr w:type="spellStart"/>
      <w:r>
        <w:rPr>
          <w:sz w:val="20"/>
          <w:szCs w:val="20"/>
        </w:rPr>
        <w:t>Symp</w:t>
      </w:r>
      <w:proofErr w:type="spellEnd"/>
      <w:r>
        <w:rPr>
          <w:sz w:val="20"/>
          <w:szCs w:val="20"/>
        </w:rPr>
        <w:t>. Secure Software Engineering (ISSSE), 2006.</w:t>
      </w:r>
    </w:p>
    <w:p w14:paraId="22D9B045" w14:textId="77777777" w:rsidR="00625A51" w:rsidRDefault="00A76FF3">
      <w:pPr>
        <w:spacing w:before="60" w:after="60" w:line="260" w:lineRule="auto"/>
        <w:ind w:left="720" w:hanging="720"/>
        <w:jc w:val="both"/>
      </w:pPr>
      <w:r>
        <w:rPr>
          <w:sz w:val="20"/>
          <w:szCs w:val="20"/>
        </w:rPr>
        <w:t xml:space="preserve">[12]  M. F. Siddiqui, S. </w:t>
      </w:r>
      <w:proofErr w:type="spellStart"/>
      <w:r>
        <w:rPr>
          <w:sz w:val="20"/>
          <w:szCs w:val="20"/>
        </w:rPr>
        <w:t>Sarwar</w:t>
      </w:r>
      <w:proofErr w:type="spellEnd"/>
      <w:r>
        <w:rPr>
          <w:sz w:val="20"/>
          <w:szCs w:val="20"/>
        </w:rPr>
        <w:t>, and M. Aslam, "SQL injection attacks: Detection and prevention techniques," International Journal of Computer Applications, vol. 36, no. 1, pp. 1–7, 2011.</w:t>
      </w:r>
    </w:p>
    <w:p w14:paraId="144BFA05" w14:textId="77777777" w:rsidR="00625A51" w:rsidRDefault="00A76FF3">
      <w:pPr>
        <w:spacing w:before="60" w:after="60" w:line="260" w:lineRule="auto"/>
        <w:ind w:left="720" w:hanging="720"/>
        <w:jc w:val="both"/>
      </w:pPr>
      <w:r>
        <w:rPr>
          <w:sz w:val="20"/>
          <w:szCs w:val="20"/>
        </w:rPr>
        <w:t xml:space="preserve">[13]  A. </w:t>
      </w:r>
      <w:proofErr w:type="spellStart"/>
      <w:r>
        <w:rPr>
          <w:sz w:val="20"/>
          <w:szCs w:val="20"/>
        </w:rPr>
        <w:t>Shostack</w:t>
      </w:r>
      <w:proofErr w:type="spellEnd"/>
      <w:r>
        <w:rPr>
          <w:sz w:val="20"/>
          <w:szCs w:val="20"/>
        </w:rPr>
        <w:t>, Threat Modeling: Designing for Security. Indianapolis, IN, USA: Wiley, 2014.</w:t>
      </w:r>
    </w:p>
    <w:p w14:paraId="41C35913" w14:textId="77777777" w:rsidR="00625A51" w:rsidRDefault="00A76FF3">
      <w:pPr>
        <w:spacing w:before="60" w:after="60" w:line="260" w:lineRule="auto"/>
        <w:ind w:left="720" w:hanging="720"/>
        <w:jc w:val="both"/>
      </w:pPr>
      <w:r>
        <w:rPr>
          <w:sz w:val="20"/>
          <w:szCs w:val="20"/>
        </w:rPr>
        <w:t>[14]  National Institute of Standards and Technology (NIST), "National Vulnerability Database," 2024. [Online]. Available: https://nvd.nist.gov/</w:t>
      </w:r>
    </w:p>
    <w:p w14:paraId="7E3CFDC6" w14:textId="77777777" w:rsidR="00625A51" w:rsidRDefault="00A76FF3">
      <w:pPr>
        <w:spacing w:before="60" w:after="60" w:line="260" w:lineRule="auto"/>
        <w:ind w:left="720" w:hanging="720"/>
        <w:jc w:val="both"/>
      </w:pPr>
      <w:r>
        <w:rPr>
          <w:sz w:val="20"/>
          <w:szCs w:val="20"/>
        </w:rPr>
        <w:t xml:space="preserve">[15]  </w:t>
      </w:r>
      <w:proofErr w:type="spellStart"/>
      <w:r>
        <w:rPr>
          <w:sz w:val="20"/>
          <w:szCs w:val="20"/>
        </w:rPr>
        <w:t>Imperva</w:t>
      </w:r>
      <w:proofErr w:type="spellEnd"/>
      <w:r>
        <w:rPr>
          <w:sz w:val="20"/>
          <w:szCs w:val="20"/>
        </w:rPr>
        <w:t xml:space="preserve">, "2022 </w:t>
      </w:r>
      <w:proofErr w:type="spellStart"/>
      <w:r>
        <w:rPr>
          <w:sz w:val="20"/>
          <w:szCs w:val="20"/>
        </w:rPr>
        <w:t>Cyberthreat</w:t>
      </w:r>
      <w:proofErr w:type="spellEnd"/>
      <w:r>
        <w:rPr>
          <w:sz w:val="20"/>
          <w:szCs w:val="20"/>
        </w:rPr>
        <w:t xml:space="preserve"> Defense Report," </w:t>
      </w:r>
      <w:proofErr w:type="spellStart"/>
      <w:r>
        <w:rPr>
          <w:sz w:val="20"/>
          <w:szCs w:val="20"/>
        </w:rPr>
        <w:t>Imperva</w:t>
      </w:r>
      <w:proofErr w:type="spellEnd"/>
      <w:r>
        <w:rPr>
          <w:sz w:val="20"/>
          <w:szCs w:val="20"/>
        </w:rPr>
        <w:t xml:space="preserve"> Inc., 2022.</w:t>
      </w:r>
    </w:p>
    <w:p w14:paraId="04E086E6" w14:textId="77777777" w:rsidR="00625A51" w:rsidRDefault="00A76FF3">
      <w:pPr>
        <w:spacing w:before="60" w:after="60" w:line="260" w:lineRule="auto"/>
        <w:ind w:left="720" w:hanging="720"/>
        <w:jc w:val="both"/>
      </w:pPr>
      <w:r>
        <w:rPr>
          <w:sz w:val="20"/>
          <w:szCs w:val="20"/>
        </w:rPr>
        <w:t xml:space="preserve">[16]  A. Muñoz and Y. </w:t>
      </w:r>
      <w:proofErr w:type="spellStart"/>
      <w:r>
        <w:rPr>
          <w:sz w:val="20"/>
          <w:szCs w:val="20"/>
        </w:rPr>
        <w:t>Mirosh</w:t>
      </w:r>
      <w:proofErr w:type="spellEnd"/>
      <w:r>
        <w:rPr>
          <w:sz w:val="20"/>
          <w:szCs w:val="20"/>
        </w:rPr>
        <w:t>, "Friday the 13th: JSON attacks," in Proc. Black Hat USA, 2017.</w:t>
      </w:r>
    </w:p>
    <w:p w14:paraId="34A3E3AC" w14:textId="77777777" w:rsidR="00625A51" w:rsidRDefault="00A76FF3">
      <w:pPr>
        <w:spacing w:before="60" w:after="60" w:line="260" w:lineRule="auto"/>
        <w:ind w:left="720" w:hanging="720"/>
        <w:jc w:val="both"/>
      </w:pPr>
      <w:r>
        <w:rPr>
          <w:sz w:val="20"/>
          <w:szCs w:val="20"/>
        </w:rPr>
        <w:t>[17]  United States Department of Justice, "Capital One data breach indictment," 2019. [Online]. Available: https://www.justice.gov/</w:t>
      </w:r>
    </w:p>
    <w:p w14:paraId="0E620738" w14:textId="77777777" w:rsidR="00625A51" w:rsidRDefault="00A76FF3">
      <w:pPr>
        <w:spacing w:before="60" w:after="60" w:line="260" w:lineRule="auto"/>
        <w:ind w:left="720" w:hanging="720"/>
        <w:jc w:val="both"/>
      </w:pPr>
      <w:r>
        <w:rPr>
          <w:sz w:val="20"/>
          <w:szCs w:val="20"/>
        </w:rPr>
        <w:t xml:space="preserve">[18]  N. </w:t>
      </w:r>
      <w:proofErr w:type="spellStart"/>
      <w:r>
        <w:rPr>
          <w:sz w:val="20"/>
          <w:szCs w:val="20"/>
        </w:rPr>
        <w:t>Forsgren</w:t>
      </w:r>
      <w:proofErr w:type="spellEnd"/>
      <w:r>
        <w:rPr>
          <w:sz w:val="20"/>
          <w:szCs w:val="20"/>
        </w:rPr>
        <w:t>, J. Humble, and G. Kim, Accelerate: The Science of Lean Software and DevOps. Portland, OR, USA: IT Revolution Press, 2018.</w:t>
      </w:r>
    </w:p>
    <w:sectPr w:rsidR="00625A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767"/>
    <w:multiLevelType w:val="hybridMultilevel"/>
    <w:tmpl w:val="FFFFFFFF"/>
    <w:lvl w:ilvl="0" w:tplc="DD84B766">
      <w:start w:val="1"/>
      <w:numFmt w:val="bullet"/>
      <w:lvlText w:val="●"/>
      <w:lvlJc w:val="left"/>
      <w:pPr>
        <w:ind w:left="720" w:hanging="360"/>
      </w:pPr>
    </w:lvl>
    <w:lvl w:ilvl="1" w:tplc="5426BA9E">
      <w:start w:val="1"/>
      <w:numFmt w:val="bullet"/>
      <w:lvlText w:val="○"/>
      <w:lvlJc w:val="left"/>
      <w:pPr>
        <w:ind w:left="1440" w:hanging="360"/>
      </w:pPr>
    </w:lvl>
    <w:lvl w:ilvl="2" w:tplc="B6DEEE3E">
      <w:start w:val="1"/>
      <w:numFmt w:val="bullet"/>
      <w:lvlText w:val="■"/>
      <w:lvlJc w:val="left"/>
      <w:pPr>
        <w:ind w:left="2160" w:hanging="360"/>
      </w:pPr>
    </w:lvl>
    <w:lvl w:ilvl="3" w:tplc="7FB25934">
      <w:start w:val="1"/>
      <w:numFmt w:val="bullet"/>
      <w:lvlText w:val="●"/>
      <w:lvlJc w:val="left"/>
      <w:pPr>
        <w:ind w:left="2880" w:hanging="360"/>
      </w:pPr>
    </w:lvl>
    <w:lvl w:ilvl="4" w:tplc="748CA52A">
      <w:start w:val="1"/>
      <w:numFmt w:val="bullet"/>
      <w:lvlText w:val="○"/>
      <w:lvlJc w:val="left"/>
      <w:pPr>
        <w:ind w:left="3600" w:hanging="360"/>
      </w:pPr>
    </w:lvl>
    <w:lvl w:ilvl="5" w:tplc="B0F2E798">
      <w:start w:val="1"/>
      <w:numFmt w:val="bullet"/>
      <w:lvlText w:val="■"/>
      <w:lvlJc w:val="left"/>
      <w:pPr>
        <w:ind w:left="4320" w:hanging="360"/>
      </w:pPr>
    </w:lvl>
    <w:lvl w:ilvl="6" w:tplc="324E3A9E">
      <w:start w:val="1"/>
      <w:numFmt w:val="bullet"/>
      <w:lvlText w:val="●"/>
      <w:lvlJc w:val="left"/>
      <w:pPr>
        <w:ind w:left="5040" w:hanging="360"/>
      </w:pPr>
    </w:lvl>
    <w:lvl w:ilvl="7" w:tplc="1160DFD4">
      <w:start w:val="1"/>
      <w:numFmt w:val="bullet"/>
      <w:lvlText w:val="●"/>
      <w:lvlJc w:val="left"/>
      <w:pPr>
        <w:ind w:left="5760" w:hanging="360"/>
      </w:pPr>
    </w:lvl>
    <w:lvl w:ilvl="8" w:tplc="623ABDF2">
      <w:start w:val="1"/>
      <w:numFmt w:val="bullet"/>
      <w:lvlText w:val="●"/>
      <w:lvlJc w:val="left"/>
      <w:pPr>
        <w:ind w:left="6480" w:hanging="360"/>
      </w:pPr>
    </w:lvl>
  </w:abstractNum>
  <w:abstractNum w:abstractNumId="1" w15:restartNumberingAfterBreak="0">
    <w:nsid w:val="221D59BE"/>
    <w:multiLevelType w:val="hybridMultilevel"/>
    <w:tmpl w:val="FFFFFFFF"/>
    <w:lvl w:ilvl="0" w:tplc="517C5ABE">
      <w:start w:val="1"/>
      <w:numFmt w:val="bullet"/>
      <w:lvlText w:val="•"/>
      <w:lvlJc w:val="left"/>
      <w:pPr>
        <w:ind w:left="720" w:hanging="360"/>
      </w:pPr>
    </w:lvl>
    <w:lvl w:ilvl="1" w:tplc="84900044">
      <w:numFmt w:val="decimal"/>
      <w:lvlText w:val=""/>
      <w:lvlJc w:val="left"/>
    </w:lvl>
    <w:lvl w:ilvl="2" w:tplc="84DA23BA">
      <w:numFmt w:val="decimal"/>
      <w:lvlText w:val=""/>
      <w:lvlJc w:val="left"/>
    </w:lvl>
    <w:lvl w:ilvl="3" w:tplc="09B489E6">
      <w:numFmt w:val="decimal"/>
      <w:lvlText w:val=""/>
      <w:lvlJc w:val="left"/>
    </w:lvl>
    <w:lvl w:ilvl="4" w:tplc="E8164FE2">
      <w:numFmt w:val="decimal"/>
      <w:lvlText w:val=""/>
      <w:lvlJc w:val="left"/>
    </w:lvl>
    <w:lvl w:ilvl="5" w:tplc="04020FCC">
      <w:numFmt w:val="decimal"/>
      <w:lvlText w:val=""/>
      <w:lvlJc w:val="left"/>
    </w:lvl>
    <w:lvl w:ilvl="6" w:tplc="7EB090E2">
      <w:numFmt w:val="decimal"/>
      <w:lvlText w:val=""/>
      <w:lvlJc w:val="left"/>
    </w:lvl>
    <w:lvl w:ilvl="7" w:tplc="B80059BC">
      <w:numFmt w:val="decimal"/>
      <w:lvlText w:val=""/>
      <w:lvlJc w:val="left"/>
    </w:lvl>
    <w:lvl w:ilvl="8" w:tplc="181C4C82">
      <w:numFmt w:val="decimal"/>
      <w:lvlText w:val=""/>
      <w:lvlJc w:val="left"/>
    </w:lvl>
  </w:abstractNum>
  <w:num w:numId="1" w16cid:durableId="1354064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51"/>
    <w:rsid w:val="0021713D"/>
    <w:rsid w:val="00625A51"/>
    <w:rsid w:val="0065035E"/>
    <w:rsid w:val="00740558"/>
    <w:rsid w:val="00A76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67B88E6"/>
  <w15:docId w15:val="{29283BAE-6251-1649-A704-19E9ED02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00" w:after="100"/>
      <w:outlineLvl w:val="1"/>
    </w:pPr>
    <w:rPr>
      <w:b/>
      <w:bCs/>
      <w:color w:val="2E5C8A"/>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4948</Words>
  <Characters>28209</Characters>
  <Application>Microsoft Office Word</Application>
  <DocSecurity>0</DocSecurity>
  <Lines>235</Lines>
  <Paragraphs>66</Paragraphs>
  <ScaleCrop>false</ScaleCrop>
  <Company/>
  <LinksUpToDate>false</LinksUpToDate>
  <CharactersWithSpaces>33091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YASMINE ISSA</cp:lastModifiedBy>
  <cp:revision>3</cp:revision>
  <dcterms:created xsi:type="dcterms:W3CDTF">2026-06-18T11:04:00Z</dcterms:created>
  <dcterms:modified xsi:type="dcterms:W3CDTF">2026-06-18T11:06:00Z</dcterms:modified>
</cp:coreProperties>
</file>